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0A60" w14:textId="77777777" w:rsidR="006E35BA" w:rsidRPr="00095082" w:rsidRDefault="00035815">
      <w:pPr>
        <w:tabs>
          <w:tab w:val="left" w:pos="-440"/>
        </w:tabs>
        <w:rPr>
          <w:sz w:val="24"/>
          <w:szCs w:val="24"/>
        </w:rPr>
      </w:pPr>
      <w:r w:rsidRPr="00095082">
        <w:rPr>
          <w:rFonts w:eastAsia="Arial"/>
          <w:noProof/>
          <w:color w:val="202124"/>
          <w:spacing w:val="2"/>
          <w:sz w:val="24"/>
          <w:szCs w:val="24"/>
          <w:shd w:val="clear" w:color="auto" w:fill="FFFFFF"/>
        </w:rPr>
        <w:drawing>
          <wp:anchor distT="0" distB="0" distL="114300" distR="114300" simplePos="0" relativeHeight="251658240" behindDoc="0" locked="0" layoutInCell="1" allowOverlap="1" wp14:anchorId="18AA0C75" wp14:editId="54728536">
            <wp:simplePos x="0" y="0"/>
            <wp:positionH relativeFrom="page">
              <wp:align>right</wp:align>
            </wp:positionH>
            <wp:positionV relativeFrom="paragraph">
              <wp:posOffset>-1150620</wp:posOffset>
            </wp:positionV>
            <wp:extent cx="7604760" cy="2127250"/>
            <wp:effectExtent l="0" t="0" r="0" b="6350"/>
            <wp:wrapNone/>
            <wp:docPr id="2" name="Picture 2" descr="H:\THE JESUS PROJECT\THE JESUS PROJECT LETTER.pngTHE JESUS PROJECT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HE JESUS PROJECT\THE JESUS PROJECT LETTER.pngTHE JESUS PROJECT LETTER"/>
                    <pic:cNvPicPr>
                      <a:picLocks noChangeAspect="1"/>
                    </pic:cNvPicPr>
                  </pic:nvPicPr>
                  <pic:blipFill>
                    <a:blip r:embed="rId8"/>
                    <a:srcRect/>
                    <a:stretch>
                      <a:fillRect/>
                    </a:stretch>
                  </pic:blipFill>
                  <pic:spPr>
                    <a:xfrm>
                      <a:off x="0" y="0"/>
                      <a:ext cx="7604760" cy="2127250"/>
                    </a:xfrm>
                    <a:prstGeom prst="rect">
                      <a:avLst/>
                    </a:prstGeom>
                  </pic:spPr>
                </pic:pic>
              </a:graphicData>
            </a:graphic>
          </wp:anchor>
        </w:drawing>
      </w:r>
    </w:p>
    <w:p w14:paraId="59ECFB8F" w14:textId="77777777" w:rsidR="006E35BA" w:rsidRPr="00095082" w:rsidRDefault="00035815">
      <w:pPr>
        <w:pStyle w:val="BodyText"/>
        <w:tabs>
          <w:tab w:val="left" w:pos="-440"/>
        </w:tabs>
        <w:ind w:rightChars="327" w:right="719"/>
        <w:rPr>
          <w:rFonts w:eastAsia="Arial"/>
          <w:b w:val="0"/>
          <w:bCs w:val="0"/>
          <w:color w:val="202124"/>
          <w:spacing w:val="2"/>
          <w:shd w:val="clear" w:color="auto" w:fill="FFFFFF"/>
        </w:rPr>
      </w:pPr>
      <w:r w:rsidRPr="00095082">
        <w:rPr>
          <w:rFonts w:eastAsia="Arial"/>
          <w:b w:val="0"/>
          <w:bCs w:val="0"/>
          <w:color w:val="202124"/>
          <w:spacing w:val="2"/>
          <w:shd w:val="clear" w:color="auto" w:fill="FFFFFF"/>
        </w:rPr>
        <w:t xml:space="preserve"> </w:t>
      </w:r>
    </w:p>
    <w:p w14:paraId="04535638" w14:textId="77777777" w:rsidR="00573D81" w:rsidRDefault="00573D81" w:rsidP="00573D81">
      <w:pPr>
        <w:pStyle w:val="BodyText"/>
        <w:tabs>
          <w:tab w:val="left" w:pos="-440"/>
        </w:tabs>
        <w:ind w:leftChars="704" w:left="1564" w:rightChars="327" w:right="719" w:hangingChars="6" w:hanging="15"/>
        <w:jc w:val="center"/>
        <w:rPr>
          <w:rFonts w:eastAsia="Arial"/>
          <w:color w:val="202124"/>
          <w:spacing w:val="2"/>
          <w:shd w:val="clear" w:color="auto" w:fill="FFFFFF"/>
        </w:rPr>
      </w:pPr>
    </w:p>
    <w:p w14:paraId="29574906" w14:textId="77777777" w:rsidR="00573D81" w:rsidRDefault="00573D81" w:rsidP="00573D81">
      <w:pPr>
        <w:pStyle w:val="BodyText"/>
        <w:tabs>
          <w:tab w:val="left" w:pos="-440"/>
        </w:tabs>
        <w:ind w:leftChars="704" w:left="1564" w:rightChars="327" w:right="719" w:hangingChars="6" w:hanging="15"/>
        <w:jc w:val="center"/>
        <w:rPr>
          <w:rFonts w:eastAsia="Arial"/>
          <w:color w:val="202124"/>
          <w:spacing w:val="2"/>
          <w:shd w:val="clear" w:color="auto" w:fill="FFFFFF"/>
        </w:rPr>
      </w:pPr>
    </w:p>
    <w:p w14:paraId="5364ABBE" w14:textId="77777777" w:rsidR="00573D81" w:rsidRDefault="00573D81" w:rsidP="00573D81">
      <w:pPr>
        <w:pStyle w:val="BodyText"/>
        <w:tabs>
          <w:tab w:val="left" w:pos="-440"/>
        </w:tabs>
        <w:ind w:leftChars="704" w:left="1564" w:rightChars="327" w:right="719" w:hangingChars="6" w:hanging="15"/>
        <w:jc w:val="center"/>
        <w:rPr>
          <w:rFonts w:eastAsia="Arial"/>
          <w:color w:val="202124"/>
          <w:spacing w:val="2"/>
          <w:shd w:val="clear" w:color="auto" w:fill="FFFFFF"/>
        </w:rPr>
      </w:pPr>
    </w:p>
    <w:p w14:paraId="7E1E8C03" w14:textId="77777777" w:rsidR="00573D81" w:rsidRDefault="00573D81" w:rsidP="00573D81">
      <w:pPr>
        <w:pStyle w:val="BodyText"/>
        <w:tabs>
          <w:tab w:val="left" w:pos="-440"/>
        </w:tabs>
        <w:ind w:leftChars="704" w:left="1564" w:rightChars="327" w:right="719" w:hangingChars="6" w:hanging="15"/>
        <w:jc w:val="center"/>
        <w:rPr>
          <w:rFonts w:eastAsia="Arial"/>
          <w:color w:val="202124"/>
          <w:spacing w:val="2"/>
          <w:shd w:val="clear" w:color="auto" w:fill="FFFFFF"/>
        </w:rPr>
      </w:pPr>
    </w:p>
    <w:p w14:paraId="74E9277A" w14:textId="77777777" w:rsidR="00573D81" w:rsidRDefault="00573D81" w:rsidP="00573D81">
      <w:pPr>
        <w:pStyle w:val="BodyText"/>
        <w:tabs>
          <w:tab w:val="left" w:pos="-440"/>
        </w:tabs>
        <w:ind w:leftChars="704" w:left="1564" w:rightChars="327" w:right="719" w:hangingChars="6" w:hanging="15"/>
        <w:jc w:val="center"/>
        <w:rPr>
          <w:rFonts w:eastAsia="Arial"/>
          <w:color w:val="202124"/>
          <w:spacing w:val="2"/>
          <w:shd w:val="clear" w:color="auto" w:fill="FFFFFF"/>
        </w:rPr>
      </w:pPr>
    </w:p>
    <w:p w14:paraId="737B925C" w14:textId="74EE4C11" w:rsidR="006E35BA" w:rsidRPr="00095082" w:rsidRDefault="00035815" w:rsidP="00573D81">
      <w:pPr>
        <w:pStyle w:val="BodyText"/>
        <w:tabs>
          <w:tab w:val="left" w:pos="-440"/>
        </w:tabs>
        <w:ind w:leftChars="704" w:left="1564" w:rightChars="327" w:right="719" w:hangingChars="6" w:hanging="15"/>
        <w:jc w:val="center"/>
        <w:rPr>
          <w:rFonts w:eastAsia="Arial"/>
          <w:color w:val="202124"/>
          <w:spacing w:val="2"/>
          <w:shd w:val="clear" w:color="auto" w:fill="FFFFFF"/>
        </w:rPr>
      </w:pPr>
      <w:r w:rsidRPr="00095082">
        <w:rPr>
          <w:rFonts w:eastAsia="Arial"/>
          <w:color w:val="202124"/>
          <w:spacing w:val="2"/>
          <w:shd w:val="clear" w:color="auto" w:fill="FFFFFF"/>
        </w:rPr>
        <w:t xml:space="preserve">GENERAL OVERVIEW OF THE JESUS </w:t>
      </w:r>
      <w:r w:rsidR="00573D81">
        <w:rPr>
          <w:rFonts w:eastAsia="Arial"/>
          <w:color w:val="202124"/>
          <w:spacing w:val="2"/>
          <w:shd w:val="clear" w:color="auto" w:fill="FFFFFF"/>
        </w:rPr>
        <w:t xml:space="preserve">HEART </w:t>
      </w:r>
      <w:r w:rsidRPr="00095082">
        <w:rPr>
          <w:rFonts w:eastAsia="Arial"/>
          <w:color w:val="202124"/>
          <w:spacing w:val="2"/>
          <w:shd w:val="clear" w:color="auto" w:fill="FFFFFF"/>
        </w:rPr>
        <w:t>PROJECT</w:t>
      </w:r>
    </w:p>
    <w:p w14:paraId="66AAC576" w14:textId="77777777" w:rsidR="006E35BA" w:rsidRPr="00095082" w:rsidRDefault="006E35BA">
      <w:pPr>
        <w:rPr>
          <w:sz w:val="24"/>
          <w:szCs w:val="24"/>
        </w:rPr>
      </w:pPr>
    </w:p>
    <w:p w14:paraId="40662B64" w14:textId="77777777" w:rsidR="006E35BA" w:rsidRPr="00095082" w:rsidRDefault="00035815">
      <w:pPr>
        <w:rPr>
          <w:sz w:val="24"/>
          <w:szCs w:val="24"/>
        </w:rPr>
      </w:pPr>
      <w:r w:rsidRPr="00095082">
        <w:rPr>
          <w:sz w:val="24"/>
          <w:szCs w:val="24"/>
        </w:rPr>
        <w:t xml:space="preserve">The JESUS </w:t>
      </w:r>
      <w:r w:rsidR="00B63B7B" w:rsidRPr="00095082">
        <w:rPr>
          <w:sz w:val="24"/>
          <w:szCs w:val="24"/>
        </w:rPr>
        <w:t xml:space="preserve">HEART </w:t>
      </w:r>
      <w:r w:rsidRPr="00095082">
        <w:rPr>
          <w:sz w:val="24"/>
          <w:szCs w:val="24"/>
        </w:rPr>
        <w:t xml:space="preserve">PROJECT is a humanitarian project that aims to help the poor and needy through the gospel of Christ be </w:t>
      </w:r>
      <w:r w:rsidR="00B63B7B" w:rsidRPr="00095082">
        <w:rPr>
          <w:sz w:val="24"/>
          <w:szCs w:val="24"/>
        </w:rPr>
        <w:t xml:space="preserve">it </w:t>
      </w:r>
      <w:r w:rsidRPr="00095082">
        <w:rPr>
          <w:sz w:val="24"/>
          <w:szCs w:val="24"/>
        </w:rPr>
        <w:t xml:space="preserve">a community outreach program that focuses on providing basic necessities, education, and spiritual support. </w:t>
      </w:r>
    </w:p>
    <w:p w14:paraId="2A9B67E8" w14:textId="77777777" w:rsidR="006E35BA" w:rsidRPr="00095082" w:rsidRDefault="006E35BA">
      <w:pPr>
        <w:rPr>
          <w:sz w:val="24"/>
          <w:szCs w:val="24"/>
        </w:rPr>
      </w:pPr>
    </w:p>
    <w:p w14:paraId="26EDFB2F" w14:textId="77777777" w:rsidR="006E35BA" w:rsidRPr="00095082" w:rsidRDefault="00035815">
      <w:pPr>
        <w:rPr>
          <w:sz w:val="24"/>
          <w:szCs w:val="24"/>
        </w:rPr>
      </w:pPr>
      <w:r w:rsidRPr="00095082">
        <w:rPr>
          <w:sz w:val="24"/>
          <w:szCs w:val="24"/>
        </w:rPr>
        <w:t>This project includes initiatives such as:</w:t>
      </w:r>
    </w:p>
    <w:p w14:paraId="12CA13FE" w14:textId="77777777" w:rsidR="006E35BA" w:rsidRPr="00095082" w:rsidRDefault="006E35BA">
      <w:pPr>
        <w:rPr>
          <w:sz w:val="24"/>
          <w:szCs w:val="24"/>
        </w:rPr>
      </w:pPr>
    </w:p>
    <w:p w14:paraId="6D6DA98C" w14:textId="77777777" w:rsidR="006E35BA" w:rsidRPr="00095082" w:rsidRDefault="00035815">
      <w:pPr>
        <w:rPr>
          <w:sz w:val="24"/>
          <w:szCs w:val="24"/>
        </w:rPr>
      </w:pPr>
      <w:r w:rsidRPr="00095082">
        <w:rPr>
          <w:sz w:val="24"/>
          <w:szCs w:val="24"/>
        </w:rPr>
        <w:t xml:space="preserve">1. Food Distribution: </w:t>
      </w:r>
    </w:p>
    <w:p w14:paraId="230E5B7E" w14:textId="77777777" w:rsidR="006E35BA" w:rsidRPr="00095082" w:rsidRDefault="00035815">
      <w:pPr>
        <w:rPr>
          <w:sz w:val="24"/>
          <w:szCs w:val="24"/>
        </w:rPr>
      </w:pPr>
      <w:r w:rsidRPr="00095082">
        <w:rPr>
          <w:sz w:val="24"/>
          <w:szCs w:val="24"/>
        </w:rPr>
        <w:t>Organizing regular food drives and distribution events to provide nutritious meals to those in need, in alignment with the principle of feeding the hungry from the teachings of Christ.</w:t>
      </w:r>
    </w:p>
    <w:p w14:paraId="78D8BF85" w14:textId="77777777" w:rsidR="006E35BA" w:rsidRPr="00095082" w:rsidRDefault="006E35BA">
      <w:pPr>
        <w:rPr>
          <w:sz w:val="24"/>
          <w:szCs w:val="24"/>
        </w:rPr>
      </w:pPr>
    </w:p>
    <w:p w14:paraId="2E384DD9" w14:textId="77777777" w:rsidR="006E35BA" w:rsidRPr="00095082" w:rsidRDefault="00035815">
      <w:pPr>
        <w:rPr>
          <w:sz w:val="24"/>
          <w:szCs w:val="24"/>
        </w:rPr>
      </w:pPr>
      <w:r w:rsidRPr="00095082">
        <w:rPr>
          <w:sz w:val="24"/>
          <w:szCs w:val="24"/>
        </w:rPr>
        <w:t xml:space="preserve">2. Education and Skills Development: </w:t>
      </w:r>
    </w:p>
    <w:p w14:paraId="410F537A" w14:textId="77777777" w:rsidR="006E35BA" w:rsidRPr="00095082" w:rsidRDefault="00035815">
      <w:pPr>
        <w:rPr>
          <w:sz w:val="24"/>
          <w:szCs w:val="24"/>
        </w:rPr>
      </w:pPr>
      <w:r w:rsidRPr="00095082">
        <w:rPr>
          <w:sz w:val="24"/>
          <w:szCs w:val="24"/>
        </w:rPr>
        <w:t>Offering educational programs and vocational training to empower individuals with the skills they need to secure better job opportunities and improve their overall quality of life.</w:t>
      </w:r>
    </w:p>
    <w:p w14:paraId="04023A67" w14:textId="77777777" w:rsidR="006E35BA" w:rsidRPr="00095082" w:rsidRDefault="006E35BA">
      <w:pPr>
        <w:rPr>
          <w:sz w:val="24"/>
          <w:szCs w:val="24"/>
        </w:rPr>
      </w:pPr>
    </w:p>
    <w:p w14:paraId="6487350B" w14:textId="77777777" w:rsidR="006E35BA" w:rsidRPr="00095082" w:rsidRDefault="00035815">
      <w:pPr>
        <w:rPr>
          <w:sz w:val="24"/>
          <w:szCs w:val="24"/>
        </w:rPr>
      </w:pPr>
      <w:r w:rsidRPr="00095082">
        <w:rPr>
          <w:sz w:val="24"/>
          <w:szCs w:val="24"/>
        </w:rPr>
        <w:t>3. Medical Assistance:</w:t>
      </w:r>
    </w:p>
    <w:p w14:paraId="320AC69B" w14:textId="77777777" w:rsidR="006E35BA" w:rsidRPr="00095082" w:rsidRDefault="00035815">
      <w:pPr>
        <w:rPr>
          <w:sz w:val="24"/>
          <w:szCs w:val="24"/>
        </w:rPr>
      </w:pPr>
      <w:r w:rsidRPr="00095082">
        <w:rPr>
          <w:sz w:val="24"/>
          <w:szCs w:val="24"/>
        </w:rPr>
        <w:t>Providing medical camps, clinics, or partnerships with healthcare professionals to offer free or low-cost medical care, addressing the health needs of the underserved population.</w:t>
      </w:r>
    </w:p>
    <w:p w14:paraId="6271F974" w14:textId="77777777" w:rsidR="006E35BA" w:rsidRPr="00095082" w:rsidRDefault="006E35BA">
      <w:pPr>
        <w:rPr>
          <w:sz w:val="24"/>
          <w:szCs w:val="24"/>
        </w:rPr>
      </w:pPr>
    </w:p>
    <w:p w14:paraId="497BCC7A" w14:textId="77777777" w:rsidR="006E35BA" w:rsidRPr="00095082" w:rsidRDefault="00035815">
      <w:pPr>
        <w:rPr>
          <w:sz w:val="24"/>
          <w:szCs w:val="24"/>
        </w:rPr>
      </w:pPr>
      <w:r w:rsidRPr="00095082">
        <w:rPr>
          <w:sz w:val="24"/>
          <w:szCs w:val="24"/>
        </w:rPr>
        <w:t xml:space="preserve">4. Shelter and Housing: </w:t>
      </w:r>
    </w:p>
    <w:p w14:paraId="2D604F65" w14:textId="77777777" w:rsidR="006E35BA" w:rsidRPr="00095082" w:rsidRDefault="00035815">
      <w:pPr>
        <w:rPr>
          <w:sz w:val="24"/>
          <w:szCs w:val="24"/>
        </w:rPr>
      </w:pPr>
      <w:r w:rsidRPr="00095082">
        <w:rPr>
          <w:sz w:val="24"/>
          <w:szCs w:val="24"/>
        </w:rPr>
        <w:t>Collaborating with local organizations to build or provide shelter for homeless individuals and families, reflecting the scriptural emphasis on providing shelter to those without homes.</w:t>
      </w:r>
    </w:p>
    <w:p w14:paraId="62D29ED2" w14:textId="77777777" w:rsidR="006E35BA" w:rsidRPr="00095082" w:rsidRDefault="006E35BA">
      <w:pPr>
        <w:rPr>
          <w:sz w:val="24"/>
          <w:szCs w:val="24"/>
        </w:rPr>
      </w:pPr>
    </w:p>
    <w:p w14:paraId="4523C2EB" w14:textId="77777777" w:rsidR="006E35BA" w:rsidRPr="00095082" w:rsidRDefault="00035815">
      <w:pPr>
        <w:rPr>
          <w:sz w:val="24"/>
          <w:szCs w:val="24"/>
        </w:rPr>
      </w:pPr>
      <w:r w:rsidRPr="00095082">
        <w:rPr>
          <w:sz w:val="24"/>
          <w:szCs w:val="24"/>
        </w:rPr>
        <w:t xml:space="preserve">5. Counseling and Emotional Support: </w:t>
      </w:r>
    </w:p>
    <w:p w14:paraId="07F9890A" w14:textId="77777777" w:rsidR="006E35BA" w:rsidRPr="00095082" w:rsidRDefault="00035815">
      <w:pPr>
        <w:rPr>
          <w:sz w:val="24"/>
          <w:szCs w:val="24"/>
        </w:rPr>
      </w:pPr>
      <w:r w:rsidRPr="00095082">
        <w:rPr>
          <w:sz w:val="24"/>
          <w:szCs w:val="24"/>
        </w:rPr>
        <w:t>Offering counseling services and support groups that provide emotional and spiritual guidance, addressing mental health challenges and promoting holistic well-being.</w:t>
      </w:r>
    </w:p>
    <w:p w14:paraId="0B0B0C0B" w14:textId="77777777" w:rsidR="006E35BA" w:rsidRPr="00095082" w:rsidRDefault="006E35BA">
      <w:pPr>
        <w:rPr>
          <w:sz w:val="24"/>
          <w:szCs w:val="24"/>
        </w:rPr>
      </w:pPr>
    </w:p>
    <w:p w14:paraId="41D9B971" w14:textId="77777777" w:rsidR="006E35BA" w:rsidRPr="00095082" w:rsidRDefault="00035815">
      <w:pPr>
        <w:rPr>
          <w:sz w:val="24"/>
          <w:szCs w:val="24"/>
        </w:rPr>
      </w:pPr>
      <w:r w:rsidRPr="00095082">
        <w:rPr>
          <w:sz w:val="24"/>
          <w:szCs w:val="24"/>
        </w:rPr>
        <w:t>6. Community Building:</w:t>
      </w:r>
    </w:p>
    <w:p w14:paraId="58AC0DC6" w14:textId="77777777" w:rsidR="006E35BA" w:rsidRPr="00095082" w:rsidRDefault="00035815">
      <w:pPr>
        <w:rPr>
          <w:sz w:val="24"/>
          <w:szCs w:val="24"/>
        </w:rPr>
      </w:pPr>
      <w:r w:rsidRPr="00095082">
        <w:rPr>
          <w:sz w:val="24"/>
          <w:szCs w:val="24"/>
        </w:rPr>
        <w:t>Creating a sense of community and belonging through gatherings, events, and support networks, fostering relationships and reducing isolation among marginalized individuals.</w:t>
      </w:r>
    </w:p>
    <w:p w14:paraId="5B994A15" w14:textId="77777777" w:rsidR="006E35BA" w:rsidRPr="00095082" w:rsidRDefault="006E35BA">
      <w:pPr>
        <w:rPr>
          <w:sz w:val="24"/>
          <w:szCs w:val="24"/>
        </w:rPr>
      </w:pPr>
    </w:p>
    <w:p w14:paraId="22BBE9B6" w14:textId="77777777" w:rsidR="006E35BA" w:rsidRPr="00095082" w:rsidRDefault="00035815">
      <w:pPr>
        <w:rPr>
          <w:sz w:val="24"/>
          <w:szCs w:val="24"/>
        </w:rPr>
      </w:pPr>
      <w:r w:rsidRPr="00095082">
        <w:rPr>
          <w:sz w:val="24"/>
          <w:szCs w:val="24"/>
        </w:rPr>
        <w:t xml:space="preserve">7. Spiritual Guidance: </w:t>
      </w:r>
    </w:p>
    <w:p w14:paraId="1E01BC0B" w14:textId="77777777" w:rsidR="006E35BA" w:rsidRPr="00095082" w:rsidRDefault="00035815">
      <w:pPr>
        <w:rPr>
          <w:sz w:val="24"/>
          <w:szCs w:val="24"/>
        </w:rPr>
      </w:pPr>
      <w:r w:rsidRPr="00095082">
        <w:rPr>
          <w:sz w:val="24"/>
          <w:szCs w:val="24"/>
        </w:rPr>
        <w:t>Holding regular worship services, prayer gatherings, and Bible study sessions to offer spiritual support and guidance, while promoting values of love, compassion, and unity.</w:t>
      </w:r>
    </w:p>
    <w:p w14:paraId="2319CE7D" w14:textId="77777777" w:rsidR="00573D81" w:rsidRDefault="00573D81">
      <w:pPr>
        <w:rPr>
          <w:sz w:val="24"/>
          <w:szCs w:val="24"/>
        </w:rPr>
      </w:pPr>
    </w:p>
    <w:p w14:paraId="4397AC11" w14:textId="486D45C1" w:rsidR="006E35BA" w:rsidRPr="00095082" w:rsidRDefault="00035815">
      <w:pPr>
        <w:rPr>
          <w:sz w:val="24"/>
          <w:szCs w:val="24"/>
        </w:rPr>
      </w:pPr>
      <w:r w:rsidRPr="00095082">
        <w:rPr>
          <w:sz w:val="24"/>
          <w:szCs w:val="24"/>
        </w:rPr>
        <w:lastRenderedPageBreak/>
        <w:t>8. Emergency Relief:</w:t>
      </w:r>
    </w:p>
    <w:p w14:paraId="2CB0D940" w14:textId="77777777" w:rsidR="006E35BA" w:rsidRPr="00095082" w:rsidRDefault="00035815">
      <w:pPr>
        <w:rPr>
          <w:sz w:val="24"/>
          <w:szCs w:val="24"/>
        </w:rPr>
      </w:pPr>
      <w:r w:rsidRPr="00095082">
        <w:rPr>
          <w:sz w:val="24"/>
          <w:szCs w:val="24"/>
        </w:rPr>
        <w:t>Responding to disasters and emergencies by providing immediate aid, such as distributing relief supplies, offering temporary shelter, and helping affected families rebuild their lives.</w:t>
      </w:r>
    </w:p>
    <w:p w14:paraId="178B3442" w14:textId="77777777" w:rsidR="006E35BA" w:rsidRPr="00095082" w:rsidRDefault="006E35BA">
      <w:pPr>
        <w:rPr>
          <w:sz w:val="24"/>
          <w:szCs w:val="24"/>
        </w:rPr>
      </w:pPr>
    </w:p>
    <w:p w14:paraId="526090CE" w14:textId="77777777" w:rsidR="006E35BA" w:rsidRPr="00095082" w:rsidRDefault="00035815">
      <w:pPr>
        <w:rPr>
          <w:sz w:val="24"/>
          <w:szCs w:val="24"/>
        </w:rPr>
      </w:pPr>
      <w:r w:rsidRPr="00095082">
        <w:rPr>
          <w:sz w:val="24"/>
          <w:szCs w:val="24"/>
        </w:rPr>
        <w:t>9. Long-term Empowerment:</w:t>
      </w:r>
    </w:p>
    <w:p w14:paraId="5DA01DF4" w14:textId="77777777" w:rsidR="006E35BA" w:rsidRPr="00095082" w:rsidRDefault="00035815">
      <w:pPr>
        <w:rPr>
          <w:sz w:val="24"/>
          <w:szCs w:val="24"/>
        </w:rPr>
      </w:pPr>
      <w:r w:rsidRPr="00095082">
        <w:rPr>
          <w:sz w:val="24"/>
          <w:szCs w:val="24"/>
        </w:rPr>
        <w:t>Focusing on sustainable solutions by providing resources that allow individuals and families to become self-sufficient over time, breaking the cycle of poverty.</w:t>
      </w:r>
    </w:p>
    <w:p w14:paraId="62AA01CA" w14:textId="77777777" w:rsidR="006E35BA" w:rsidRPr="00095082" w:rsidRDefault="006E35BA">
      <w:pPr>
        <w:rPr>
          <w:sz w:val="24"/>
          <w:szCs w:val="24"/>
        </w:rPr>
      </w:pPr>
    </w:p>
    <w:p w14:paraId="2F138EA8" w14:textId="77777777" w:rsidR="006E35BA" w:rsidRPr="00095082" w:rsidRDefault="00035815">
      <w:pPr>
        <w:rPr>
          <w:sz w:val="24"/>
          <w:szCs w:val="24"/>
        </w:rPr>
      </w:pPr>
      <w:r w:rsidRPr="00095082">
        <w:rPr>
          <w:sz w:val="24"/>
          <w:szCs w:val="24"/>
        </w:rPr>
        <w:t>10. Advocacy and Awareness:</w:t>
      </w:r>
    </w:p>
    <w:p w14:paraId="1C548891" w14:textId="77777777" w:rsidR="006E35BA" w:rsidRPr="00095082" w:rsidRDefault="00035815">
      <w:pPr>
        <w:rPr>
          <w:sz w:val="24"/>
          <w:szCs w:val="24"/>
        </w:rPr>
      </w:pPr>
      <w:r w:rsidRPr="00095082">
        <w:rPr>
          <w:sz w:val="24"/>
          <w:szCs w:val="24"/>
        </w:rPr>
        <w:t>Raising awareness about issues affecting the poor and advocating for policies that address systemic challenges, guided by the principle of standing up for justice and righteousness.</w:t>
      </w:r>
    </w:p>
    <w:p w14:paraId="7207EBBA" w14:textId="77777777" w:rsidR="006E35BA" w:rsidRPr="00095082" w:rsidRDefault="006E35BA">
      <w:pPr>
        <w:rPr>
          <w:sz w:val="24"/>
          <w:szCs w:val="24"/>
        </w:rPr>
      </w:pPr>
    </w:p>
    <w:p w14:paraId="34EB4298" w14:textId="77777777" w:rsidR="006E35BA" w:rsidRPr="00095082" w:rsidRDefault="00035815">
      <w:pPr>
        <w:rPr>
          <w:sz w:val="24"/>
          <w:szCs w:val="24"/>
        </w:rPr>
      </w:pPr>
      <w:r w:rsidRPr="00095082">
        <w:rPr>
          <w:sz w:val="24"/>
          <w:szCs w:val="24"/>
        </w:rPr>
        <w:t xml:space="preserve">Through the implementation of such a project, individuals and communities can experience both tangible assistance and spiritual support, embodying the teachings of compassion and kindness taught by Christ. </w:t>
      </w:r>
    </w:p>
    <w:p w14:paraId="40669D28" w14:textId="77777777" w:rsidR="006E35BA" w:rsidRPr="00095082" w:rsidRDefault="00035815">
      <w:pPr>
        <w:rPr>
          <w:sz w:val="24"/>
          <w:szCs w:val="24"/>
        </w:rPr>
      </w:pPr>
      <w:r w:rsidRPr="00095082">
        <w:rPr>
          <w:sz w:val="24"/>
          <w:szCs w:val="24"/>
        </w:rPr>
        <w:t>The project's success could be measured by the positive impact on the lives of those it serves, as well as the growth of a supportive and inclusive community.</w:t>
      </w:r>
    </w:p>
    <w:p w14:paraId="3BA7DC80" w14:textId="77777777" w:rsidR="006E35BA" w:rsidRPr="00095082" w:rsidRDefault="006E35BA">
      <w:pPr>
        <w:rPr>
          <w:sz w:val="24"/>
          <w:szCs w:val="24"/>
        </w:rPr>
      </w:pPr>
    </w:p>
    <w:p w14:paraId="31C2F397" w14:textId="77777777" w:rsidR="006E35BA" w:rsidRPr="00095082" w:rsidRDefault="00035815">
      <w:pPr>
        <w:rPr>
          <w:sz w:val="24"/>
          <w:szCs w:val="24"/>
        </w:rPr>
      </w:pPr>
      <w:r w:rsidRPr="00095082">
        <w:rPr>
          <w:sz w:val="24"/>
          <w:szCs w:val="24"/>
        </w:rPr>
        <w:t>Vision Statement:</w:t>
      </w:r>
    </w:p>
    <w:p w14:paraId="1F07C093" w14:textId="77777777" w:rsidR="006E35BA" w:rsidRPr="00095082" w:rsidRDefault="00035815">
      <w:pPr>
        <w:rPr>
          <w:sz w:val="24"/>
          <w:szCs w:val="24"/>
        </w:rPr>
      </w:pPr>
      <w:r w:rsidRPr="00095082">
        <w:rPr>
          <w:sz w:val="24"/>
          <w:szCs w:val="24"/>
        </w:rPr>
        <w:t>To create a world where the transformative power of the gospel of Christ is harnessed to uplift the lives of the poor and needy, fostering a community of compassion, empowerment, and holistic well-being.</w:t>
      </w:r>
    </w:p>
    <w:p w14:paraId="07737D48" w14:textId="77777777" w:rsidR="006E35BA" w:rsidRPr="00095082" w:rsidRDefault="006E35BA">
      <w:pPr>
        <w:rPr>
          <w:sz w:val="24"/>
          <w:szCs w:val="24"/>
        </w:rPr>
      </w:pPr>
    </w:p>
    <w:p w14:paraId="7499D745" w14:textId="77777777" w:rsidR="006E35BA" w:rsidRPr="00095082" w:rsidRDefault="00035815">
      <w:pPr>
        <w:rPr>
          <w:sz w:val="24"/>
          <w:szCs w:val="24"/>
        </w:rPr>
      </w:pPr>
      <w:r w:rsidRPr="00095082">
        <w:rPr>
          <w:sz w:val="24"/>
          <w:szCs w:val="24"/>
        </w:rPr>
        <w:t>Mission Statement:</w:t>
      </w:r>
    </w:p>
    <w:p w14:paraId="4CE46109" w14:textId="77777777" w:rsidR="006E35BA" w:rsidRPr="00095082" w:rsidRDefault="00035815">
      <w:pPr>
        <w:rPr>
          <w:sz w:val="24"/>
          <w:szCs w:val="24"/>
        </w:rPr>
      </w:pPr>
      <w:r w:rsidRPr="00095082">
        <w:rPr>
          <w:sz w:val="24"/>
          <w:szCs w:val="24"/>
        </w:rPr>
        <w:t>Our mission is to extend a helping hand to the marginalized, guided by the teachings of Christ's love and empathy. Through practical initiatives and spiritual support, we aim to provide essential resources, education, and a sense of belonging, empowering individuals and families to overcome poverty and achieve lasting change. We strive to create an environment where the principles of justice, kindness, and unity are lived out, reflecting the transformative impact of the gospel.</w:t>
      </w:r>
    </w:p>
    <w:p w14:paraId="706B708E" w14:textId="77777777" w:rsidR="006E35BA" w:rsidRPr="00095082" w:rsidRDefault="006E35BA">
      <w:pPr>
        <w:rPr>
          <w:sz w:val="24"/>
          <w:szCs w:val="24"/>
        </w:rPr>
      </w:pPr>
    </w:p>
    <w:p w14:paraId="64C9F311" w14:textId="77777777" w:rsidR="006E35BA" w:rsidRPr="00095082" w:rsidRDefault="00035815">
      <w:pPr>
        <w:rPr>
          <w:sz w:val="24"/>
          <w:szCs w:val="24"/>
        </w:rPr>
      </w:pPr>
      <w:r w:rsidRPr="00095082">
        <w:rPr>
          <w:sz w:val="24"/>
          <w:szCs w:val="24"/>
        </w:rPr>
        <w:t>CORE VALUES:</w:t>
      </w:r>
    </w:p>
    <w:p w14:paraId="327EBA34" w14:textId="77777777" w:rsidR="006E35BA" w:rsidRPr="00095082" w:rsidRDefault="00035815">
      <w:pPr>
        <w:rPr>
          <w:sz w:val="24"/>
          <w:szCs w:val="24"/>
        </w:rPr>
      </w:pPr>
      <w:r w:rsidRPr="00095082">
        <w:rPr>
          <w:sz w:val="24"/>
          <w:szCs w:val="24"/>
        </w:rPr>
        <w:t>The JESUS PROJECT is centered on 8 core values:</w:t>
      </w:r>
    </w:p>
    <w:p w14:paraId="42BA2D5D" w14:textId="77777777" w:rsidR="006E35BA" w:rsidRPr="00095082" w:rsidRDefault="00035815">
      <w:pPr>
        <w:pStyle w:val="ListParagraph"/>
        <w:numPr>
          <w:ilvl w:val="0"/>
          <w:numId w:val="1"/>
        </w:numPr>
        <w:rPr>
          <w:sz w:val="24"/>
          <w:szCs w:val="24"/>
        </w:rPr>
      </w:pPr>
      <w:r w:rsidRPr="00095082">
        <w:rPr>
          <w:sz w:val="24"/>
          <w:szCs w:val="24"/>
        </w:rPr>
        <w:t>Compassion:</w:t>
      </w:r>
    </w:p>
    <w:p w14:paraId="7B6B25C5" w14:textId="77777777" w:rsidR="006E35BA" w:rsidRPr="00095082" w:rsidRDefault="00035815">
      <w:pPr>
        <w:rPr>
          <w:sz w:val="24"/>
          <w:szCs w:val="24"/>
        </w:rPr>
      </w:pPr>
      <w:r w:rsidRPr="00095082">
        <w:rPr>
          <w:sz w:val="24"/>
          <w:szCs w:val="24"/>
        </w:rPr>
        <w:t>Showing deep empathy and care for the struggles and hardships faced by the poor and needy, driven by the teachings of Christ's love and compassion.</w:t>
      </w:r>
    </w:p>
    <w:p w14:paraId="5894E05D" w14:textId="77777777" w:rsidR="006E35BA" w:rsidRPr="00095082" w:rsidRDefault="00035815">
      <w:pPr>
        <w:pStyle w:val="ListParagraph"/>
        <w:numPr>
          <w:ilvl w:val="0"/>
          <w:numId w:val="2"/>
        </w:numPr>
        <w:rPr>
          <w:sz w:val="24"/>
          <w:szCs w:val="24"/>
        </w:rPr>
      </w:pPr>
      <w:r w:rsidRPr="00095082">
        <w:rPr>
          <w:sz w:val="24"/>
          <w:szCs w:val="24"/>
        </w:rPr>
        <w:t>Dignity:</w:t>
      </w:r>
    </w:p>
    <w:p w14:paraId="62703BE8" w14:textId="77777777" w:rsidR="006E35BA" w:rsidRPr="00095082" w:rsidRDefault="00035815">
      <w:pPr>
        <w:rPr>
          <w:sz w:val="24"/>
          <w:szCs w:val="24"/>
        </w:rPr>
      </w:pPr>
      <w:r w:rsidRPr="00095082">
        <w:rPr>
          <w:sz w:val="24"/>
          <w:szCs w:val="24"/>
        </w:rPr>
        <w:t>Respecting the inherent worth and dignity of every individual, regardless of their socio-economic status, and treating them with respect and kindness.</w:t>
      </w:r>
    </w:p>
    <w:p w14:paraId="06B7113F" w14:textId="77777777" w:rsidR="006E35BA" w:rsidRPr="00095082" w:rsidRDefault="006E35BA">
      <w:pPr>
        <w:rPr>
          <w:sz w:val="24"/>
          <w:szCs w:val="24"/>
        </w:rPr>
      </w:pPr>
    </w:p>
    <w:p w14:paraId="381D48D2" w14:textId="77777777" w:rsidR="006E35BA" w:rsidRPr="00095082" w:rsidRDefault="00035815">
      <w:pPr>
        <w:pStyle w:val="ListParagraph"/>
        <w:numPr>
          <w:ilvl w:val="0"/>
          <w:numId w:val="3"/>
        </w:numPr>
        <w:rPr>
          <w:sz w:val="24"/>
          <w:szCs w:val="24"/>
        </w:rPr>
      </w:pPr>
      <w:r w:rsidRPr="00095082">
        <w:rPr>
          <w:sz w:val="24"/>
          <w:szCs w:val="24"/>
        </w:rPr>
        <w:t>Inclusivity:</w:t>
      </w:r>
    </w:p>
    <w:p w14:paraId="567F7D33" w14:textId="77777777" w:rsidR="006E35BA" w:rsidRPr="00095082" w:rsidRDefault="00035815">
      <w:pPr>
        <w:rPr>
          <w:sz w:val="24"/>
          <w:szCs w:val="24"/>
        </w:rPr>
      </w:pPr>
      <w:r w:rsidRPr="00095082">
        <w:rPr>
          <w:sz w:val="24"/>
          <w:szCs w:val="24"/>
        </w:rPr>
        <w:t>Welcoming people from all walks of life, embracing diversity, and fostering a sense of belonging within the community, just as Christ welcomed all.</w:t>
      </w:r>
    </w:p>
    <w:p w14:paraId="73F2F05B" w14:textId="77777777" w:rsidR="006E35BA" w:rsidRPr="00095082" w:rsidRDefault="006E35BA">
      <w:pPr>
        <w:rPr>
          <w:sz w:val="24"/>
          <w:szCs w:val="24"/>
        </w:rPr>
      </w:pPr>
    </w:p>
    <w:p w14:paraId="49FBC34D" w14:textId="77777777" w:rsidR="006E35BA" w:rsidRPr="00095082" w:rsidRDefault="00035815">
      <w:pPr>
        <w:pStyle w:val="ListParagraph"/>
        <w:numPr>
          <w:ilvl w:val="0"/>
          <w:numId w:val="4"/>
        </w:numPr>
        <w:rPr>
          <w:sz w:val="24"/>
          <w:szCs w:val="24"/>
        </w:rPr>
      </w:pPr>
      <w:r w:rsidRPr="00095082">
        <w:rPr>
          <w:sz w:val="24"/>
          <w:szCs w:val="24"/>
        </w:rPr>
        <w:t>Empowerment:</w:t>
      </w:r>
    </w:p>
    <w:p w14:paraId="5A803EB5" w14:textId="77777777" w:rsidR="006E35BA" w:rsidRPr="00095082" w:rsidRDefault="00035815">
      <w:pPr>
        <w:rPr>
          <w:sz w:val="24"/>
          <w:szCs w:val="24"/>
        </w:rPr>
      </w:pPr>
      <w:r w:rsidRPr="00095082">
        <w:rPr>
          <w:sz w:val="24"/>
          <w:szCs w:val="24"/>
        </w:rPr>
        <w:t>Equipping the disadvantaged with the tools, skills, and opportunities they need to uplift themselves, guided by Christ's message of empowerment.</w:t>
      </w:r>
    </w:p>
    <w:p w14:paraId="04F28883" w14:textId="77777777" w:rsidR="006E35BA" w:rsidRPr="00095082" w:rsidRDefault="00035815">
      <w:pPr>
        <w:pStyle w:val="ListParagraph"/>
        <w:numPr>
          <w:ilvl w:val="0"/>
          <w:numId w:val="5"/>
        </w:numPr>
        <w:rPr>
          <w:sz w:val="24"/>
          <w:szCs w:val="24"/>
        </w:rPr>
      </w:pPr>
      <w:r w:rsidRPr="00095082">
        <w:rPr>
          <w:sz w:val="24"/>
          <w:szCs w:val="24"/>
        </w:rPr>
        <w:t>Sustainability:</w:t>
      </w:r>
    </w:p>
    <w:p w14:paraId="676BCC80" w14:textId="77777777" w:rsidR="006E35BA" w:rsidRPr="00095082" w:rsidRDefault="00035815">
      <w:pPr>
        <w:rPr>
          <w:sz w:val="24"/>
          <w:szCs w:val="24"/>
        </w:rPr>
      </w:pPr>
      <w:r w:rsidRPr="00095082">
        <w:rPr>
          <w:sz w:val="24"/>
          <w:szCs w:val="24"/>
        </w:rPr>
        <w:lastRenderedPageBreak/>
        <w:t>Promoting long-term solutions that address the root causes of poverty and create lasting change, inspired by Christ's call for transformation.</w:t>
      </w:r>
    </w:p>
    <w:p w14:paraId="2D912C35" w14:textId="77777777" w:rsidR="006E35BA" w:rsidRPr="00095082" w:rsidRDefault="006E35BA">
      <w:pPr>
        <w:rPr>
          <w:sz w:val="24"/>
          <w:szCs w:val="24"/>
        </w:rPr>
      </w:pPr>
    </w:p>
    <w:p w14:paraId="3559C1B3" w14:textId="77777777" w:rsidR="006E35BA" w:rsidRPr="00095082" w:rsidRDefault="00035815">
      <w:pPr>
        <w:pStyle w:val="ListParagraph"/>
        <w:numPr>
          <w:ilvl w:val="0"/>
          <w:numId w:val="6"/>
        </w:numPr>
        <w:rPr>
          <w:sz w:val="24"/>
          <w:szCs w:val="24"/>
        </w:rPr>
      </w:pPr>
      <w:r w:rsidRPr="00095082">
        <w:rPr>
          <w:sz w:val="24"/>
          <w:szCs w:val="24"/>
        </w:rPr>
        <w:t xml:space="preserve">Collaboration: </w:t>
      </w:r>
    </w:p>
    <w:p w14:paraId="4F68BEB4" w14:textId="77777777" w:rsidR="006E35BA" w:rsidRPr="00095082" w:rsidRDefault="00035815">
      <w:pPr>
        <w:rPr>
          <w:sz w:val="24"/>
          <w:szCs w:val="24"/>
        </w:rPr>
      </w:pPr>
      <w:r w:rsidRPr="00095082">
        <w:rPr>
          <w:sz w:val="24"/>
          <w:szCs w:val="24"/>
        </w:rPr>
        <w:t>Partnering with local communities, churches, organizations, and individuals to maximize impact and create a united effort to help those in need.</w:t>
      </w:r>
    </w:p>
    <w:p w14:paraId="0068CE98" w14:textId="77777777" w:rsidR="006E35BA" w:rsidRPr="00095082" w:rsidRDefault="006E35BA">
      <w:pPr>
        <w:rPr>
          <w:sz w:val="24"/>
          <w:szCs w:val="24"/>
        </w:rPr>
      </w:pPr>
    </w:p>
    <w:p w14:paraId="4FCA5078" w14:textId="77777777" w:rsidR="006E35BA" w:rsidRPr="00095082" w:rsidRDefault="00035815">
      <w:pPr>
        <w:pStyle w:val="ListParagraph"/>
        <w:numPr>
          <w:ilvl w:val="0"/>
          <w:numId w:val="7"/>
        </w:numPr>
        <w:rPr>
          <w:sz w:val="24"/>
          <w:szCs w:val="24"/>
        </w:rPr>
      </w:pPr>
      <w:r w:rsidRPr="00095082">
        <w:rPr>
          <w:sz w:val="24"/>
          <w:szCs w:val="24"/>
        </w:rPr>
        <w:t>Stewardship:</w:t>
      </w:r>
    </w:p>
    <w:p w14:paraId="1F7DEEBA" w14:textId="77777777" w:rsidR="006E35BA" w:rsidRPr="00095082" w:rsidRDefault="00035815">
      <w:pPr>
        <w:rPr>
          <w:sz w:val="24"/>
          <w:szCs w:val="24"/>
        </w:rPr>
      </w:pPr>
      <w:r w:rsidRPr="00095082">
        <w:rPr>
          <w:sz w:val="24"/>
          <w:szCs w:val="24"/>
        </w:rPr>
        <w:t>Responsible management of resources, finances, and time, ensuring that they are utilized effectively to fulfill the mission and glorify God.</w:t>
      </w:r>
    </w:p>
    <w:p w14:paraId="3D3C2359" w14:textId="77777777" w:rsidR="006E35BA" w:rsidRPr="00095082" w:rsidRDefault="006E35BA">
      <w:pPr>
        <w:rPr>
          <w:sz w:val="24"/>
          <w:szCs w:val="24"/>
        </w:rPr>
      </w:pPr>
    </w:p>
    <w:p w14:paraId="4724D5A3" w14:textId="77777777" w:rsidR="006E35BA" w:rsidRPr="00095082" w:rsidRDefault="00035815">
      <w:pPr>
        <w:pStyle w:val="ListParagraph"/>
        <w:numPr>
          <w:ilvl w:val="0"/>
          <w:numId w:val="8"/>
        </w:numPr>
        <w:rPr>
          <w:sz w:val="24"/>
          <w:szCs w:val="24"/>
        </w:rPr>
      </w:pPr>
      <w:r w:rsidRPr="00095082">
        <w:rPr>
          <w:sz w:val="24"/>
          <w:szCs w:val="24"/>
        </w:rPr>
        <w:t>Faith:</w:t>
      </w:r>
    </w:p>
    <w:p w14:paraId="6B24B2EB" w14:textId="77777777" w:rsidR="006E35BA" w:rsidRPr="00095082" w:rsidRDefault="00035815">
      <w:pPr>
        <w:rPr>
          <w:sz w:val="24"/>
          <w:szCs w:val="24"/>
        </w:rPr>
      </w:pPr>
      <w:r w:rsidRPr="00095082">
        <w:rPr>
          <w:sz w:val="24"/>
          <w:szCs w:val="24"/>
        </w:rPr>
        <w:t>Grounding all actions and decisions in a strong faith in Christ's teachings, recognizing that faith without deeds is incomplete and actively living out the gospel's message of love and service.</w:t>
      </w:r>
    </w:p>
    <w:p w14:paraId="79F0C001" w14:textId="77777777" w:rsidR="006E35BA" w:rsidRPr="00095082" w:rsidRDefault="006E35BA">
      <w:pPr>
        <w:rPr>
          <w:sz w:val="24"/>
          <w:szCs w:val="24"/>
        </w:rPr>
      </w:pPr>
    </w:p>
    <w:p w14:paraId="2402D017" w14:textId="77777777" w:rsidR="006E35BA" w:rsidRPr="00095082" w:rsidRDefault="00035815">
      <w:pPr>
        <w:rPr>
          <w:sz w:val="24"/>
          <w:szCs w:val="24"/>
        </w:rPr>
      </w:pPr>
      <w:r w:rsidRPr="00095082">
        <w:rPr>
          <w:sz w:val="24"/>
          <w:szCs w:val="24"/>
        </w:rPr>
        <w:t>These core values will guide the project's efforts in providing meaningful assistance and support to the poor and needy while upholding the teachings of Christ's gospel.</w:t>
      </w:r>
    </w:p>
    <w:p w14:paraId="1AF5C139" w14:textId="77777777" w:rsidR="006E35BA" w:rsidRPr="00095082" w:rsidRDefault="006E35BA">
      <w:pPr>
        <w:rPr>
          <w:sz w:val="24"/>
          <w:szCs w:val="24"/>
        </w:rPr>
      </w:pPr>
    </w:p>
    <w:p w14:paraId="3C68B9BB" w14:textId="77777777" w:rsidR="006E35BA" w:rsidRDefault="006E35BA">
      <w:pPr>
        <w:tabs>
          <w:tab w:val="left" w:pos="-440"/>
        </w:tabs>
        <w:rPr>
          <w:sz w:val="24"/>
          <w:szCs w:val="24"/>
        </w:rPr>
      </w:pPr>
    </w:p>
    <w:p w14:paraId="3C7CC43D" w14:textId="77777777" w:rsidR="00095082" w:rsidRDefault="00095082">
      <w:pPr>
        <w:tabs>
          <w:tab w:val="left" w:pos="-440"/>
        </w:tabs>
        <w:rPr>
          <w:sz w:val="24"/>
          <w:szCs w:val="24"/>
        </w:rPr>
      </w:pPr>
    </w:p>
    <w:p w14:paraId="0D5690F1" w14:textId="775C83C6" w:rsidR="00095082" w:rsidRDefault="00095082">
      <w:pPr>
        <w:tabs>
          <w:tab w:val="left" w:pos="-440"/>
        </w:tabs>
        <w:rPr>
          <w:sz w:val="24"/>
          <w:szCs w:val="24"/>
        </w:rPr>
      </w:pPr>
      <w:r>
        <w:rPr>
          <w:sz w:val="24"/>
          <w:szCs w:val="24"/>
        </w:rPr>
        <w:t>Leadership skills:</w:t>
      </w:r>
    </w:p>
    <w:p w14:paraId="49038E96" w14:textId="77777777" w:rsidR="00095082" w:rsidRPr="00B21241" w:rsidRDefault="00095082" w:rsidP="00095082">
      <w:pPr>
        <w:rPr>
          <w:sz w:val="24"/>
          <w:szCs w:val="24"/>
        </w:rPr>
      </w:pPr>
      <w:r w:rsidRPr="00B21241">
        <w:rPr>
          <w:sz w:val="24"/>
          <w:szCs w:val="24"/>
        </w:rPr>
        <w:t>In a challenging situation, my leadership skills were put to the test during the implementation of an education project in a conflict-affected region. The local community faced numerous obstacles, including security concerns, displacement, and a lack of trust in external interventions. As the project leader, my role was pivotal in navigating these challenges.</w:t>
      </w:r>
    </w:p>
    <w:p w14:paraId="2881FA11" w14:textId="77777777" w:rsidR="00095082" w:rsidRPr="00B21241" w:rsidRDefault="00095082" w:rsidP="00095082">
      <w:pPr>
        <w:rPr>
          <w:sz w:val="24"/>
          <w:szCs w:val="24"/>
        </w:rPr>
      </w:pPr>
    </w:p>
    <w:p w14:paraId="1D633565" w14:textId="77777777" w:rsidR="00095082" w:rsidRPr="00B21241" w:rsidRDefault="00095082" w:rsidP="00095082">
      <w:pPr>
        <w:rPr>
          <w:sz w:val="24"/>
          <w:szCs w:val="24"/>
        </w:rPr>
      </w:pPr>
      <w:r w:rsidRPr="00B21241">
        <w:rPr>
          <w:sz w:val="24"/>
          <w:szCs w:val="24"/>
        </w:rPr>
        <w:t>Firstly, building trust with the community was crucial. I organized meetings to understand their concerns, fears, and aspirations. Through transparent communication, I assured them of our commitment to their well-being and the importance of education in rebuilding their lives. This open dialogue helped in establishing a foundation of trust, a fundamental element in the success of any humanitarian initiative.</w:t>
      </w:r>
    </w:p>
    <w:p w14:paraId="020427A8" w14:textId="77777777" w:rsidR="00095082" w:rsidRPr="00B21241" w:rsidRDefault="00095082" w:rsidP="00095082">
      <w:pPr>
        <w:rPr>
          <w:sz w:val="24"/>
          <w:szCs w:val="24"/>
        </w:rPr>
      </w:pPr>
    </w:p>
    <w:p w14:paraId="747201D7" w14:textId="77777777" w:rsidR="00095082" w:rsidRPr="00B21241" w:rsidRDefault="00095082" w:rsidP="00095082">
      <w:pPr>
        <w:rPr>
          <w:sz w:val="24"/>
          <w:szCs w:val="24"/>
        </w:rPr>
      </w:pPr>
      <w:r w:rsidRPr="00B21241">
        <w:rPr>
          <w:sz w:val="24"/>
          <w:szCs w:val="24"/>
        </w:rPr>
        <w:t>Security concerns posed a significant obstacle. To address this, I collaborated with local authorities and engaged community leaders in developing security protocols. This involved working closely with security experts to ensure the safety of students and staff. Additionally, we implemented flexible scheduling to accommodate the unpredictable nature of the situation, ensuring that education could continue even in challenging circumstances.</w:t>
      </w:r>
    </w:p>
    <w:p w14:paraId="54BD7C95" w14:textId="77777777" w:rsidR="00095082" w:rsidRPr="00B21241" w:rsidRDefault="00095082" w:rsidP="00095082">
      <w:pPr>
        <w:rPr>
          <w:sz w:val="24"/>
          <w:szCs w:val="24"/>
        </w:rPr>
      </w:pPr>
    </w:p>
    <w:p w14:paraId="04614B0E" w14:textId="1EB8ADCB" w:rsidR="00095082" w:rsidRPr="00B21241" w:rsidRDefault="00095082" w:rsidP="00095082">
      <w:pPr>
        <w:rPr>
          <w:sz w:val="24"/>
          <w:szCs w:val="24"/>
        </w:rPr>
      </w:pPr>
      <w:r w:rsidRPr="00B21241">
        <w:rPr>
          <w:sz w:val="24"/>
          <w:szCs w:val="24"/>
        </w:rPr>
        <w:t>Financial constraints were another hurdle. I initiated fundraising campaigns, leveraging both local and online. By effectively communicating the urgency and impact of our project, we garnered some few supports from donors, and individuals. This financial backing was not enough to sustained the ongoing education programs but if we had received more, we would have expanded the initiatives to reach more vulnerable individuals.</w:t>
      </w:r>
    </w:p>
    <w:p w14:paraId="23891348" w14:textId="77777777" w:rsidR="00095082" w:rsidRPr="00B21241" w:rsidRDefault="00095082" w:rsidP="00095082">
      <w:pPr>
        <w:rPr>
          <w:sz w:val="24"/>
          <w:szCs w:val="24"/>
        </w:rPr>
      </w:pPr>
    </w:p>
    <w:p w14:paraId="5CB577AA" w14:textId="77777777" w:rsidR="00095082" w:rsidRPr="00B21241" w:rsidRDefault="00095082" w:rsidP="00095082">
      <w:pPr>
        <w:rPr>
          <w:sz w:val="24"/>
          <w:szCs w:val="24"/>
        </w:rPr>
      </w:pPr>
      <w:r w:rsidRPr="00B21241">
        <w:rPr>
          <w:sz w:val="24"/>
          <w:szCs w:val="24"/>
        </w:rPr>
        <w:t xml:space="preserve">Throughout this process, my leadership approach focused on collaboration, adaptability, and empathy. Engaging with the community as equal partners, </w:t>
      </w:r>
      <w:r w:rsidRPr="00B21241">
        <w:rPr>
          <w:sz w:val="24"/>
          <w:szCs w:val="24"/>
        </w:rPr>
        <w:lastRenderedPageBreak/>
        <w:t>addressing security concerns proactively, and securing financial resources demonstrated the importance of effective leadership in overcoming multifaceted challenges. As a result, the education project not only persisted but thrived, making a significant impact on the lives of those affected, highlighting the transformative potential of strategic and empathetic leadership in humanitarian endeavors.</w:t>
      </w:r>
    </w:p>
    <w:p w14:paraId="11461796" w14:textId="77777777" w:rsidR="00095082" w:rsidRDefault="00095082">
      <w:pPr>
        <w:tabs>
          <w:tab w:val="left" w:pos="-440"/>
        </w:tabs>
        <w:rPr>
          <w:sz w:val="24"/>
          <w:szCs w:val="24"/>
        </w:rPr>
      </w:pPr>
    </w:p>
    <w:p w14:paraId="0A091148" w14:textId="77777777" w:rsidR="00095082" w:rsidRDefault="00095082">
      <w:pPr>
        <w:tabs>
          <w:tab w:val="left" w:pos="-440"/>
        </w:tabs>
        <w:rPr>
          <w:sz w:val="24"/>
          <w:szCs w:val="24"/>
        </w:rPr>
      </w:pPr>
    </w:p>
    <w:p w14:paraId="5508B883" w14:textId="5C678292" w:rsidR="00095082" w:rsidRDefault="00095082">
      <w:pPr>
        <w:tabs>
          <w:tab w:val="left" w:pos="-440"/>
        </w:tabs>
        <w:rPr>
          <w:sz w:val="24"/>
          <w:szCs w:val="24"/>
        </w:rPr>
      </w:pPr>
      <w:r>
        <w:rPr>
          <w:sz w:val="24"/>
          <w:szCs w:val="24"/>
        </w:rPr>
        <w:t>Challenges and methodology:</w:t>
      </w:r>
    </w:p>
    <w:p w14:paraId="4B1788D8" w14:textId="77777777" w:rsidR="00095082" w:rsidRPr="004E3129" w:rsidRDefault="00095082" w:rsidP="00095082">
      <w:pPr>
        <w:rPr>
          <w:sz w:val="24"/>
          <w:szCs w:val="24"/>
        </w:rPr>
      </w:pPr>
      <w:r w:rsidRPr="004E3129">
        <w:rPr>
          <w:sz w:val="24"/>
          <w:szCs w:val="24"/>
        </w:rPr>
        <w:t>THE JESUS HEART PROJECT focuses on addressing educational disparities in marginalized communities, aiming to empower individuals through quality education. Our current flagship education project centers around establishing community learning centers in underserved regions.</w:t>
      </w:r>
    </w:p>
    <w:p w14:paraId="60E99A3D" w14:textId="77777777" w:rsidR="00095082" w:rsidRPr="004E3129" w:rsidRDefault="00095082" w:rsidP="00095082">
      <w:pPr>
        <w:rPr>
          <w:sz w:val="24"/>
          <w:szCs w:val="24"/>
        </w:rPr>
      </w:pPr>
    </w:p>
    <w:p w14:paraId="7CCEF2D8" w14:textId="77777777" w:rsidR="00095082" w:rsidRPr="004E3129" w:rsidRDefault="00095082" w:rsidP="00095082">
      <w:pPr>
        <w:rPr>
          <w:sz w:val="24"/>
          <w:szCs w:val="24"/>
        </w:rPr>
      </w:pPr>
      <w:r w:rsidRPr="004E3129">
        <w:rPr>
          <w:sz w:val="24"/>
          <w:szCs w:val="24"/>
        </w:rPr>
        <w:t>Our methodology involves collaboration with local communities to understand their unique needs and challenges. Over the past three years, we've successfully implemented this approach in several areas, tailoring educational programs to address specific socio-economic factors. For instance, in a rural village, we identified a lack of study materials as a major obstacle. Our solution involved mobilizing resources to get them free exercise books, text books, pencils, pens, clothes and uniforms as sustainable learning materials, providing an atmosphere conducive to teaching and learning.</w:t>
      </w:r>
    </w:p>
    <w:p w14:paraId="2A473CC2" w14:textId="77777777" w:rsidR="00095082" w:rsidRPr="004E3129" w:rsidRDefault="00095082" w:rsidP="00095082">
      <w:pPr>
        <w:rPr>
          <w:sz w:val="24"/>
          <w:szCs w:val="24"/>
        </w:rPr>
      </w:pPr>
    </w:p>
    <w:p w14:paraId="09F2B4B9" w14:textId="77777777" w:rsidR="00095082" w:rsidRPr="004E3129" w:rsidRDefault="00095082" w:rsidP="00095082">
      <w:pPr>
        <w:rPr>
          <w:sz w:val="24"/>
          <w:szCs w:val="24"/>
        </w:rPr>
      </w:pPr>
      <w:r w:rsidRPr="004E3129">
        <w:rPr>
          <w:sz w:val="24"/>
          <w:szCs w:val="24"/>
        </w:rPr>
        <w:t>Measures of success are multifaceted, encompassing increased enrollment, improved literacy rates, and community engagement. In one instance, we witnessed a 30% rise in school attendance within the first year of implementing our program. This success was attributed to our inclusive curriculum, addressing local cultural nuances and ensuring relevance.</w:t>
      </w:r>
    </w:p>
    <w:p w14:paraId="3F0BD34E" w14:textId="77777777" w:rsidR="00095082" w:rsidRPr="004E3129" w:rsidRDefault="00095082" w:rsidP="00095082">
      <w:pPr>
        <w:rPr>
          <w:sz w:val="24"/>
          <w:szCs w:val="24"/>
        </w:rPr>
      </w:pPr>
    </w:p>
    <w:p w14:paraId="43B636B8" w14:textId="77777777" w:rsidR="00095082" w:rsidRPr="004E3129" w:rsidRDefault="00095082" w:rsidP="00095082">
      <w:pPr>
        <w:rPr>
          <w:sz w:val="24"/>
          <w:szCs w:val="24"/>
        </w:rPr>
      </w:pPr>
      <w:r w:rsidRPr="004E3129">
        <w:rPr>
          <w:sz w:val="24"/>
          <w:szCs w:val="24"/>
        </w:rPr>
        <w:t>However, we've encountered obstacles such as limited access to technology and the internet in certain areas, hindering the integration of modern educational tools. To overcome this, we are trying to collaborate with tech companies and any other organizations and institutions to aid us with learning materials, bridging the digital divide.</w:t>
      </w:r>
    </w:p>
    <w:p w14:paraId="405E1373" w14:textId="77777777" w:rsidR="00095082" w:rsidRPr="004E3129" w:rsidRDefault="00095082" w:rsidP="00095082">
      <w:pPr>
        <w:rPr>
          <w:sz w:val="24"/>
          <w:szCs w:val="24"/>
        </w:rPr>
      </w:pPr>
    </w:p>
    <w:p w14:paraId="741CFE1D" w14:textId="77777777" w:rsidR="00095082" w:rsidRPr="004E3129" w:rsidRDefault="00095082" w:rsidP="00095082">
      <w:pPr>
        <w:rPr>
          <w:sz w:val="24"/>
          <w:szCs w:val="24"/>
        </w:rPr>
      </w:pPr>
      <w:r w:rsidRPr="004E3129">
        <w:rPr>
          <w:sz w:val="24"/>
          <w:szCs w:val="24"/>
        </w:rPr>
        <w:t>Another challenge is the need for sustained financial support. In response, we are initiating partnerships with local businesses and private agencies, ensuring long-term funding for our projects. This will not only secure the continuity of our educational initiatives but also fosters community ownership.</w:t>
      </w:r>
    </w:p>
    <w:p w14:paraId="174D887D" w14:textId="77777777" w:rsidR="00095082" w:rsidRPr="004E3129" w:rsidRDefault="00095082" w:rsidP="00095082">
      <w:pPr>
        <w:rPr>
          <w:sz w:val="24"/>
          <w:szCs w:val="24"/>
        </w:rPr>
      </w:pPr>
    </w:p>
    <w:p w14:paraId="1479D0E5" w14:textId="77777777" w:rsidR="00095082" w:rsidRPr="004E3129" w:rsidRDefault="00095082" w:rsidP="00095082">
      <w:pPr>
        <w:rPr>
          <w:sz w:val="24"/>
          <w:szCs w:val="24"/>
        </w:rPr>
      </w:pPr>
      <w:r w:rsidRPr="004E3129">
        <w:rPr>
          <w:sz w:val="24"/>
          <w:szCs w:val="24"/>
        </w:rPr>
        <w:t>In summary, our education initiative focuses on community-driven solutions, adapting to specific contexts, and collaborating with diverse stakeholders. The identified measures of success include increased enrollment, literacy improvement, and community involvement. While obstacles like technological limitations and financial sustainability persist, our adaptive approach and partnerships have proven effective in overcoming some of these challenges.</w:t>
      </w:r>
    </w:p>
    <w:p w14:paraId="644FA210" w14:textId="77777777" w:rsidR="008902A3" w:rsidRDefault="008902A3" w:rsidP="00532C43">
      <w:pPr>
        <w:pStyle w:val="NormalWeb"/>
        <w:spacing w:before="0" w:beforeAutospacing="0" w:after="0" w:afterAutospacing="0"/>
        <w:rPr>
          <w:rFonts w:ascii="Segoe UI Emoji" w:hAnsi="Segoe UI Emoji" w:cs="Segoe UI Emoji"/>
          <w:color w:val="000000"/>
        </w:rPr>
      </w:pPr>
    </w:p>
    <w:p w14:paraId="1E9A084C" w14:textId="77777777" w:rsidR="008902A3" w:rsidRDefault="008902A3" w:rsidP="00532C43">
      <w:pPr>
        <w:pStyle w:val="NormalWeb"/>
        <w:spacing w:before="0" w:beforeAutospacing="0" w:after="0" w:afterAutospacing="0"/>
        <w:rPr>
          <w:rFonts w:ascii="Segoe UI Emoji" w:hAnsi="Segoe UI Emoji" w:cs="Segoe UI Emoji"/>
          <w:color w:val="000000"/>
        </w:rPr>
      </w:pPr>
    </w:p>
    <w:p w14:paraId="41AA6BC5" w14:textId="77777777" w:rsidR="008902A3" w:rsidRDefault="008902A3" w:rsidP="00532C43">
      <w:pPr>
        <w:pStyle w:val="NormalWeb"/>
        <w:spacing w:before="0" w:beforeAutospacing="0" w:after="0" w:afterAutospacing="0"/>
        <w:rPr>
          <w:rFonts w:ascii="Segoe UI Emoji" w:hAnsi="Segoe UI Emoji" w:cs="Segoe UI Emoji"/>
          <w:color w:val="000000"/>
        </w:rPr>
      </w:pPr>
    </w:p>
    <w:p w14:paraId="78B589F5" w14:textId="77777777" w:rsidR="008902A3" w:rsidRDefault="008902A3" w:rsidP="00532C43">
      <w:pPr>
        <w:pStyle w:val="NormalWeb"/>
        <w:spacing w:before="0" w:beforeAutospacing="0" w:after="0" w:afterAutospacing="0"/>
        <w:rPr>
          <w:rFonts w:ascii="Segoe UI Emoji" w:hAnsi="Segoe UI Emoji" w:cs="Segoe UI Emoji"/>
          <w:color w:val="000000"/>
        </w:rPr>
      </w:pPr>
    </w:p>
    <w:p w14:paraId="116B4460" w14:textId="41F5406E" w:rsidR="00095082" w:rsidRPr="00532C43" w:rsidRDefault="00095082" w:rsidP="00532C43">
      <w:pPr>
        <w:pStyle w:val="NormalWeb"/>
        <w:spacing w:before="0" w:beforeAutospacing="0" w:after="0" w:afterAutospacing="0"/>
      </w:pPr>
      <w:r w:rsidRPr="00095082">
        <w:rPr>
          <w:rFonts w:ascii="Segoe UI Emoji" w:hAnsi="Segoe UI Emoji" w:cs="Segoe UI Emoji"/>
          <w:color w:val="000000"/>
        </w:rPr>
        <w:lastRenderedPageBreak/>
        <w:t>🌍</w:t>
      </w:r>
      <w:r w:rsidRPr="00095082">
        <w:rPr>
          <w:color w:val="000000"/>
        </w:rPr>
        <w:t xml:space="preserve"> Join Hands for Humanity! </w:t>
      </w:r>
      <w:r w:rsidRPr="00095082">
        <w:rPr>
          <w:rFonts w:ascii="Segoe UI Emoji" w:hAnsi="Segoe UI Emoji" w:cs="Segoe UI Emoji"/>
          <w:color w:val="000000"/>
        </w:rPr>
        <w:t>🤝</w:t>
      </w:r>
    </w:p>
    <w:p w14:paraId="5B2AE1E0" w14:textId="77777777" w:rsidR="00095082" w:rsidRPr="00095082" w:rsidRDefault="00095082" w:rsidP="00095082">
      <w:pPr>
        <w:pStyle w:val="NormalWeb"/>
        <w:spacing w:before="0" w:beforeAutospacing="0" w:after="0" w:afterAutospacing="0"/>
      </w:pPr>
      <w:r w:rsidRPr="00095082">
        <w:rPr>
          <w:color w:val="000000"/>
        </w:rPr>
        <w:t>Are you passionate about making a positive impact on the world? Do you believe in the power of compassion and community? If so, we invite you to be a part of our journey at the Global Heart Foundation, where we are dedicated to creating a brighter future for those in need.</w:t>
      </w:r>
    </w:p>
    <w:p w14:paraId="172847C3" w14:textId="77777777" w:rsidR="00095082" w:rsidRPr="00095082" w:rsidRDefault="00095082" w:rsidP="00095082">
      <w:pPr>
        <w:rPr>
          <w:sz w:val="24"/>
          <w:szCs w:val="24"/>
        </w:rPr>
      </w:pPr>
    </w:p>
    <w:p w14:paraId="7F55C134" w14:textId="77777777" w:rsidR="00095082" w:rsidRPr="00095082" w:rsidRDefault="00095082" w:rsidP="00095082">
      <w:pPr>
        <w:pStyle w:val="NormalWeb"/>
        <w:spacing w:before="0" w:beforeAutospacing="0" w:after="0" w:afterAutospacing="0"/>
      </w:pPr>
      <w:r w:rsidRPr="00095082">
        <w:rPr>
          <w:rFonts w:ascii="Segoe UI Emoji" w:hAnsi="Segoe UI Emoji" w:cs="Segoe UI Emoji"/>
          <w:color w:val="000000"/>
        </w:rPr>
        <w:t>🤗</w:t>
      </w:r>
      <w:r w:rsidRPr="00095082">
        <w:rPr>
          <w:color w:val="000000"/>
        </w:rPr>
        <w:t xml:space="preserve"> Who We Are:</w:t>
      </w:r>
    </w:p>
    <w:p w14:paraId="17E1DF08" w14:textId="77777777" w:rsidR="00095082" w:rsidRPr="00095082" w:rsidRDefault="00095082" w:rsidP="00095082">
      <w:pPr>
        <w:pStyle w:val="NormalWeb"/>
        <w:spacing w:before="0" w:beforeAutospacing="0" w:after="0" w:afterAutospacing="0"/>
      </w:pPr>
      <w:r w:rsidRPr="00095082">
        <w:rPr>
          <w:color w:val="000000"/>
        </w:rPr>
        <w:t>The JESUS HEART PROJECT is a humanitarian project that aims to help the poor and needy through the gospel of Christ be a community outreach program that focuses on providing basic necessities, education, and spiritual support. </w:t>
      </w:r>
    </w:p>
    <w:p w14:paraId="4F35E230" w14:textId="77777777" w:rsidR="00095082" w:rsidRPr="00095082" w:rsidRDefault="00095082" w:rsidP="00095082">
      <w:pPr>
        <w:rPr>
          <w:sz w:val="24"/>
          <w:szCs w:val="24"/>
        </w:rPr>
      </w:pPr>
    </w:p>
    <w:p w14:paraId="613332B0" w14:textId="77777777" w:rsidR="00095082" w:rsidRPr="00095082" w:rsidRDefault="00095082" w:rsidP="00095082">
      <w:pPr>
        <w:pStyle w:val="NormalWeb"/>
        <w:spacing w:before="0" w:beforeAutospacing="0" w:after="0" w:afterAutospacing="0"/>
      </w:pPr>
      <w:r w:rsidRPr="00095082">
        <w:rPr>
          <w:rFonts w:ascii="Segoe UI Emoji" w:hAnsi="Segoe UI Emoji" w:cs="Segoe UI Emoji"/>
          <w:color w:val="000000"/>
        </w:rPr>
        <w:t>🌟</w:t>
      </w:r>
      <w:r w:rsidRPr="00095082">
        <w:rPr>
          <w:color w:val="000000"/>
        </w:rPr>
        <w:t xml:space="preserve"> Our Mission:</w:t>
      </w:r>
    </w:p>
    <w:p w14:paraId="042C6F52" w14:textId="77777777" w:rsidR="00095082" w:rsidRPr="00095082" w:rsidRDefault="00095082" w:rsidP="00095082">
      <w:pPr>
        <w:pStyle w:val="NormalWeb"/>
        <w:spacing w:before="0" w:beforeAutospacing="0" w:after="0" w:afterAutospacing="0"/>
      </w:pPr>
      <w:r w:rsidRPr="00095082">
        <w:rPr>
          <w:color w:val="000000"/>
        </w:rPr>
        <w:t>Our mission is to extend a helping hand to the marginalized, guided by the teachings of Christ's love and empathy. Through practical initiatives and spiritual support, we aim to provide essential resources, education, and a sense of belonging, empowering individuals and families to overcome poverty and achieve lasting change. We strive to create an environment where the principles of justice, kindness, and unity are lived out, reflecting the transformative impact of the gospel.</w:t>
      </w:r>
    </w:p>
    <w:p w14:paraId="37B7470D" w14:textId="77777777" w:rsidR="00095082" w:rsidRPr="00095082" w:rsidRDefault="00095082" w:rsidP="00095082">
      <w:pPr>
        <w:rPr>
          <w:sz w:val="24"/>
          <w:szCs w:val="24"/>
        </w:rPr>
      </w:pPr>
    </w:p>
    <w:p w14:paraId="0D2D8249" w14:textId="77777777" w:rsidR="00095082" w:rsidRPr="00095082" w:rsidRDefault="00095082" w:rsidP="00095082">
      <w:pPr>
        <w:pStyle w:val="NormalWeb"/>
        <w:spacing w:before="0" w:beforeAutospacing="0" w:after="0" w:afterAutospacing="0"/>
      </w:pPr>
      <w:r w:rsidRPr="00095082">
        <w:rPr>
          <w:rFonts w:ascii="Segoe UI Emoji" w:hAnsi="Segoe UI Emoji" w:cs="Segoe UI Emoji"/>
          <w:color w:val="000000"/>
        </w:rPr>
        <w:t>🤲</w:t>
      </w:r>
      <w:r w:rsidRPr="00095082">
        <w:rPr>
          <w:color w:val="000000"/>
        </w:rPr>
        <w:t xml:space="preserve"> How You Can Help:</w:t>
      </w:r>
    </w:p>
    <w:p w14:paraId="25EBE5B7" w14:textId="77777777" w:rsidR="00095082" w:rsidRPr="00095082" w:rsidRDefault="00095082" w:rsidP="00095082">
      <w:pPr>
        <w:pStyle w:val="NormalWeb"/>
        <w:spacing w:before="0" w:beforeAutospacing="0" w:after="0" w:afterAutospacing="0"/>
      </w:pPr>
      <w:r w:rsidRPr="00095082">
        <w:rPr>
          <w:color w:val="000000"/>
        </w:rPr>
        <w:t>We cannot do this alone. Your support, be it as a sponsor or partner, is instrumental in our mission's success. Whether you're an individual, corporation, or organization, your involvement can change lives.</w:t>
      </w:r>
    </w:p>
    <w:p w14:paraId="65D863FC" w14:textId="77777777" w:rsidR="00095082" w:rsidRPr="00095082" w:rsidRDefault="00095082" w:rsidP="00095082">
      <w:pPr>
        <w:rPr>
          <w:sz w:val="24"/>
          <w:szCs w:val="24"/>
        </w:rPr>
      </w:pPr>
    </w:p>
    <w:p w14:paraId="3980B7D4" w14:textId="77777777" w:rsidR="00095082" w:rsidRPr="00095082" w:rsidRDefault="00095082" w:rsidP="00095082">
      <w:pPr>
        <w:pStyle w:val="NormalWeb"/>
        <w:spacing w:before="0" w:beforeAutospacing="0" w:after="0" w:afterAutospacing="0"/>
      </w:pPr>
      <w:r w:rsidRPr="00095082">
        <w:rPr>
          <w:rFonts w:ascii="Segoe UI Emoji" w:hAnsi="Segoe UI Emoji" w:cs="Segoe UI Emoji"/>
          <w:color w:val="000000"/>
        </w:rPr>
        <w:t>🤩</w:t>
      </w:r>
      <w:r w:rsidRPr="00095082">
        <w:rPr>
          <w:color w:val="000000"/>
        </w:rPr>
        <w:t xml:space="preserve"> Why Partner with Us:</w:t>
      </w:r>
    </w:p>
    <w:p w14:paraId="1A190E78" w14:textId="77777777" w:rsidR="00095082" w:rsidRPr="00095082" w:rsidRDefault="00095082" w:rsidP="00095082">
      <w:pPr>
        <w:pStyle w:val="NormalWeb"/>
        <w:spacing w:before="0" w:beforeAutospacing="0" w:after="0" w:afterAutospacing="0"/>
      </w:pPr>
      <w:r w:rsidRPr="00095082">
        <w:rPr>
          <w:color w:val="000000"/>
        </w:rPr>
        <w:t>- Fulfill your corporate social responsibility</w:t>
      </w:r>
    </w:p>
    <w:p w14:paraId="4E4CCBE3" w14:textId="77777777" w:rsidR="00095082" w:rsidRPr="00095082" w:rsidRDefault="00095082" w:rsidP="00095082">
      <w:pPr>
        <w:pStyle w:val="NormalWeb"/>
        <w:spacing w:before="0" w:beforeAutospacing="0" w:after="0" w:afterAutospacing="0"/>
      </w:pPr>
      <w:r w:rsidRPr="00095082">
        <w:rPr>
          <w:color w:val="000000"/>
        </w:rPr>
        <w:t>- Make a lasting impact on the world</w:t>
      </w:r>
    </w:p>
    <w:p w14:paraId="7336A970" w14:textId="77777777" w:rsidR="00095082" w:rsidRPr="00095082" w:rsidRDefault="00095082" w:rsidP="00095082">
      <w:pPr>
        <w:pStyle w:val="NormalWeb"/>
        <w:spacing w:before="0" w:beforeAutospacing="0" w:after="0" w:afterAutospacing="0"/>
      </w:pPr>
      <w:r w:rsidRPr="00095082">
        <w:rPr>
          <w:color w:val="000000"/>
        </w:rPr>
        <w:t>- Enhance your brand's reputation</w:t>
      </w:r>
    </w:p>
    <w:p w14:paraId="130F360F" w14:textId="77777777" w:rsidR="00095082" w:rsidRPr="00095082" w:rsidRDefault="00095082" w:rsidP="00095082">
      <w:pPr>
        <w:pStyle w:val="NormalWeb"/>
        <w:spacing w:before="0" w:beforeAutospacing="0" w:after="0" w:afterAutospacing="0"/>
      </w:pPr>
      <w:r w:rsidRPr="00095082">
        <w:rPr>
          <w:color w:val="000000"/>
        </w:rPr>
        <w:t>- Join a passionate community of change-makers</w:t>
      </w:r>
    </w:p>
    <w:p w14:paraId="4999A767" w14:textId="77777777" w:rsidR="00095082" w:rsidRPr="00095082" w:rsidRDefault="00095082" w:rsidP="00095082">
      <w:pPr>
        <w:rPr>
          <w:sz w:val="24"/>
          <w:szCs w:val="24"/>
        </w:rPr>
      </w:pPr>
    </w:p>
    <w:p w14:paraId="26B7FEF9" w14:textId="77777777" w:rsidR="00095082" w:rsidRPr="00095082" w:rsidRDefault="00095082" w:rsidP="00095082">
      <w:pPr>
        <w:pStyle w:val="NormalWeb"/>
        <w:spacing w:before="0" w:beforeAutospacing="0" w:after="0" w:afterAutospacing="0"/>
      </w:pPr>
      <w:r w:rsidRPr="00095082">
        <w:rPr>
          <w:rFonts w:ascii="Segoe UI Emoji" w:hAnsi="Segoe UI Emoji" w:cs="Segoe UI Emoji"/>
          <w:color w:val="000000"/>
        </w:rPr>
        <w:t>🤗</w:t>
      </w:r>
      <w:r w:rsidRPr="00095082">
        <w:rPr>
          <w:color w:val="000000"/>
        </w:rPr>
        <w:t xml:space="preserve"> How to Get Involved:</w:t>
      </w:r>
    </w:p>
    <w:p w14:paraId="7BBD6727" w14:textId="77777777" w:rsidR="00095082" w:rsidRPr="00095082" w:rsidRDefault="00095082" w:rsidP="00095082">
      <w:pPr>
        <w:pStyle w:val="NormalWeb"/>
        <w:spacing w:before="0" w:beforeAutospacing="0" w:after="0" w:afterAutospacing="0"/>
      </w:pPr>
      <w:r w:rsidRPr="00095082">
        <w:rPr>
          <w:color w:val="000000"/>
        </w:rPr>
        <w:t>Ready to make a difference? Contact us today to explore sponsorship and partnership opportunities. Together, we can build a better world for everyone!</w:t>
      </w:r>
    </w:p>
    <w:p w14:paraId="2C2B350F" w14:textId="77777777" w:rsidR="00095082" w:rsidRPr="00095082" w:rsidRDefault="00095082" w:rsidP="00095082">
      <w:pPr>
        <w:rPr>
          <w:sz w:val="24"/>
          <w:szCs w:val="24"/>
        </w:rPr>
      </w:pPr>
    </w:p>
    <w:p w14:paraId="109F5DE3" w14:textId="77777777" w:rsidR="00095082" w:rsidRPr="00095082" w:rsidRDefault="00095082" w:rsidP="00095082">
      <w:pPr>
        <w:pStyle w:val="NormalWeb"/>
        <w:spacing w:before="0" w:beforeAutospacing="0" w:after="0" w:afterAutospacing="0"/>
      </w:pPr>
      <w:r w:rsidRPr="00095082">
        <w:rPr>
          <w:rFonts w:ascii="Segoe UI Emoji" w:hAnsi="Segoe UI Emoji" w:cs="Segoe UI Emoji"/>
          <w:color w:val="000000"/>
        </w:rPr>
        <w:t>📞</w:t>
      </w:r>
      <w:r w:rsidRPr="00095082">
        <w:rPr>
          <w:color w:val="000000"/>
        </w:rPr>
        <w:t xml:space="preserve"> Contact Us:</w:t>
      </w:r>
    </w:p>
    <w:p w14:paraId="4CE19459" w14:textId="77777777" w:rsidR="00095082" w:rsidRPr="00095082" w:rsidRDefault="00095082" w:rsidP="00095082">
      <w:pPr>
        <w:pStyle w:val="NormalWeb"/>
        <w:spacing w:before="0" w:beforeAutospacing="0" w:after="0" w:afterAutospacing="0"/>
      </w:pPr>
      <w:r w:rsidRPr="00095082">
        <w:rPr>
          <w:color w:val="000000"/>
        </w:rPr>
        <w:t>+233 (0) 20 273 4797</w:t>
      </w:r>
    </w:p>
    <w:p w14:paraId="0504EDBB" w14:textId="77777777" w:rsidR="00095082" w:rsidRPr="00095082" w:rsidRDefault="00095082" w:rsidP="00095082">
      <w:pPr>
        <w:pStyle w:val="NormalWeb"/>
        <w:spacing w:before="0" w:beforeAutospacing="0" w:after="0" w:afterAutospacing="0"/>
      </w:pPr>
      <w:r w:rsidRPr="00095082">
        <w:rPr>
          <w:color w:val="000000"/>
        </w:rPr>
        <w:t>+233 (0) 54 938 8950</w:t>
      </w:r>
    </w:p>
    <w:p w14:paraId="2920D8C8" w14:textId="77777777" w:rsidR="00095082" w:rsidRPr="00095082" w:rsidRDefault="00095082" w:rsidP="00095082">
      <w:pPr>
        <w:pStyle w:val="NormalWeb"/>
        <w:spacing w:before="0" w:beforeAutospacing="0" w:after="0" w:afterAutospacing="0"/>
      </w:pPr>
      <w:r w:rsidRPr="00095082">
        <w:rPr>
          <w:color w:val="000000"/>
        </w:rPr>
        <w:t>+233 (0) 24 813 0747</w:t>
      </w:r>
    </w:p>
    <w:p w14:paraId="6C292CD2" w14:textId="77777777" w:rsidR="00095082" w:rsidRPr="00095082" w:rsidRDefault="00095082" w:rsidP="00095082">
      <w:pPr>
        <w:pStyle w:val="NormalWeb"/>
        <w:spacing w:before="0" w:beforeAutospacing="0" w:after="0" w:afterAutospacing="0"/>
      </w:pPr>
      <w:proofErr w:type="spellStart"/>
      <w:r w:rsidRPr="00095082">
        <w:rPr>
          <w:color w:val="000000"/>
        </w:rPr>
        <w:t>Whatsapp</w:t>
      </w:r>
      <w:proofErr w:type="spellEnd"/>
      <w:r w:rsidRPr="00095082">
        <w:rPr>
          <w:color w:val="000000"/>
        </w:rPr>
        <w:t>: 054 938 8950</w:t>
      </w:r>
    </w:p>
    <w:p w14:paraId="02A96F07" w14:textId="77777777" w:rsidR="00095082" w:rsidRPr="00095082" w:rsidRDefault="00095082" w:rsidP="00095082">
      <w:pPr>
        <w:pStyle w:val="NormalWeb"/>
        <w:spacing w:before="0" w:beforeAutospacing="0" w:after="0" w:afterAutospacing="0"/>
      </w:pPr>
      <w:r w:rsidRPr="00095082">
        <w:rPr>
          <w:color w:val="000000"/>
        </w:rPr>
        <w:t>Email: thejesusproject77@gmail.com</w:t>
      </w:r>
    </w:p>
    <w:p w14:paraId="39150109" w14:textId="77777777" w:rsidR="00095082" w:rsidRPr="00095082" w:rsidRDefault="00095082" w:rsidP="00095082">
      <w:pPr>
        <w:rPr>
          <w:sz w:val="24"/>
          <w:szCs w:val="24"/>
        </w:rPr>
      </w:pPr>
    </w:p>
    <w:p w14:paraId="75D59787" w14:textId="77777777" w:rsidR="00095082" w:rsidRPr="00095082" w:rsidRDefault="00095082" w:rsidP="00095082">
      <w:pPr>
        <w:pStyle w:val="NormalWeb"/>
        <w:spacing w:before="0" w:beforeAutospacing="0" w:after="0" w:afterAutospacing="0"/>
      </w:pPr>
      <w:r w:rsidRPr="00095082">
        <w:rPr>
          <w:color w:val="000000"/>
        </w:rPr>
        <w:t xml:space="preserve">Join us in spreading love, kindness, and progress across the globe. Be the change. Join the JESUS HEART PROJECT today! </w:t>
      </w:r>
      <w:r w:rsidRPr="00095082">
        <w:rPr>
          <w:rFonts w:ascii="Segoe UI Emoji" w:hAnsi="Segoe UI Emoji" w:cs="Segoe UI Emoji"/>
          <w:color w:val="000000"/>
        </w:rPr>
        <w:t>💖🌏</w:t>
      </w:r>
      <w:r w:rsidRPr="00095082">
        <w:rPr>
          <w:color w:val="000000"/>
        </w:rPr>
        <w:t xml:space="preserve"> #HumanityatHeart #TheJesusHeartProject #Sponsorship #Partnership</w:t>
      </w:r>
    </w:p>
    <w:p w14:paraId="1E22FE0C" w14:textId="77777777" w:rsidR="00095082" w:rsidRDefault="00095082" w:rsidP="00095082"/>
    <w:p w14:paraId="3B158364" w14:textId="36DCC375" w:rsidR="00532C43" w:rsidRDefault="00532C43" w:rsidP="00532C43">
      <w:pPr>
        <w:tabs>
          <w:tab w:val="left" w:pos="-440"/>
        </w:tabs>
      </w:pPr>
      <w:r>
        <w:t>Thank You Message:</w:t>
      </w:r>
    </w:p>
    <w:p w14:paraId="4BE986E4" w14:textId="779F7341" w:rsidR="00532C43" w:rsidRDefault="00532C43" w:rsidP="00532C43">
      <w:pPr>
        <w:tabs>
          <w:tab w:val="left" w:pos="-440"/>
        </w:tabs>
      </w:pPr>
      <w:r>
        <w:t>Thank you so much for your generous donations.</w:t>
      </w:r>
    </w:p>
    <w:p w14:paraId="58E8B031" w14:textId="77777777" w:rsidR="00532C43" w:rsidRDefault="00532C43" w:rsidP="00532C43">
      <w:pPr>
        <w:tabs>
          <w:tab w:val="left" w:pos="-440"/>
        </w:tabs>
      </w:pPr>
      <w:r>
        <w:t>Jesus Heart Project is immensely grateful for the extension of love you expressed towards this project.</w:t>
      </w:r>
    </w:p>
    <w:p w14:paraId="0FA53F48" w14:textId="77777777" w:rsidR="00095082" w:rsidRDefault="00095082" w:rsidP="00095082"/>
    <w:p w14:paraId="3A7401E4" w14:textId="77777777" w:rsidR="00095082" w:rsidRDefault="00095082" w:rsidP="00095082"/>
    <w:p w14:paraId="6F606843" w14:textId="77777777" w:rsidR="00D70420" w:rsidRDefault="00D70420" w:rsidP="00095082"/>
    <w:p w14:paraId="06EA7795" w14:textId="77777777" w:rsidR="00532C43" w:rsidRDefault="00532C43" w:rsidP="00095082"/>
    <w:p w14:paraId="793C189A" w14:textId="77777777" w:rsidR="00532C43" w:rsidRDefault="00532C43" w:rsidP="00095082"/>
    <w:p w14:paraId="44F3433F" w14:textId="77777777" w:rsidR="00532C43" w:rsidRDefault="00532C43" w:rsidP="00095082"/>
    <w:p w14:paraId="78A8DA44" w14:textId="77777777" w:rsidR="00532C43" w:rsidRDefault="00532C43" w:rsidP="00095082"/>
    <w:p w14:paraId="6F219160" w14:textId="77777777" w:rsidR="00532C43" w:rsidRDefault="00532C43" w:rsidP="00095082"/>
    <w:p w14:paraId="38570371" w14:textId="77777777" w:rsidR="00532C43" w:rsidRDefault="00532C43" w:rsidP="00095082"/>
    <w:p w14:paraId="150598DA" w14:textId="77777777" w:rsidR="00532C43" w:rsidRDefault="00532C43" w:rsidP="00095082"/>
    <w:p w14:paraId="4177130D" w14:textId="77777777" w:rsidR="00532C43" w:rsidRDefault="00532C43" w:rsidP="00095082"/>
    <w:p w14:paraId="20AB11D4" w14:textId="77777777" w:rsidR="00532C43" w:rsidRDefault="00532C43" w:rsidP="00095082"/>
    <w:p w14:paraId="376D07FF" w14:textId="77777777" w:rsidR="00532C43" w:rsidRDefault="00532C43" w:rsidP="00095082"/>
    <w:p w14:paraId="491CD3AB" w14:textId="77777777" w:rsidR="00532C43" w:rsidRDefault="00532C43" w:rsidP="00095082"/>
    <w:p w14:paraId="7D7C77F7" w14:textId="1E5EF19C" w:rsidR="00532C43" w:rsidRDefault="00095082" w:rsidP="00095082">
      <w:pPr>
        <w:rPr>
          <w:b/>
          <w:bCs/>
          <w:sz w:val="36"/>
          <w:szCs w:val="36"/>
        </w:rPr>
      </w:pPr>
      <w:r w:rsidRPr="00532C43">
        <w:rPr>
          <w:b/>
          <w:bCs/>
          <w:sz w:val="36"/>
          <w:szCs w:val="36"/>
        </w:rPr>
        <w:t>REPORTS FROM PROJECTS</w:t>
      </w:r>
    </w:p>
    <w:p w14:paraId="1178A229" w14:textId="77777777" w:rsidR="00532C43" w:rsidRPr="00532C43" w:rsidRDefault="00532C43" w:rsidP="00095082">
      <w:pPr>
        <w:rPr>
          <w:b/>
          <w:bCs/>
          <w:sz w:val="36"/>
          <w:szCs w:val="36"/>
        </w:rPr>
      </w:pPr>
    </w:p>
    <w:p w14:paraId="608CC667" w14:textId="77777777" w:rsidR="00D70420" w:rsidRPr="00532C43" w:rsidRDefault="00D70420" w:rsidP="00D70420">
      <w:pPr>
        <w:rPr>
          <w:b/>
          <w:bCs/>
          <w:sz w:val="40"/>
          <w:szCs w:val="40"/>
        </w:rPr>
      </w:pPr>
      <w:r w:rsidRPr="00532C43">
        <w:rPr>
          <w:b/>
          <w:bCs/>
          <w:sz w:val="40"/>
          <w:szCs w:val="40"/>
        </w:rPr>
        <w:t>Comprehensive Report on the Back-to-School Empowerment Conference</w:t>
      </w:r>
    </w:p>
    <w:p w14:paraId="4D0E3212" w14:textId="77777777" w:rsidR="00532C43" w:rsidRDefault="00532C43" w:rsidP="00D70420">
      <w:pPr>
        <w:rPr>
          <w:b/>
          <w:bCs/>
          <w:sz w:val="40"/>
          <w:szCs w:val="40"/>
        </w:rPr>
      </w:pPr>
    </w:p>
    <w:p w14:paraId="13A44532" w14:textId="71F131BE" w:rsidR="00D70420" w:rsidRPr="00532C43" w:rsidRDefault="00D70420" w:rsidP="00D70420">
      <w:pPr>
        <w:rPr>
          <w:b/>
          <w:bCs/>
          <w:sz w:val="40"/>
          <w:szCs w:val="40"/>
        </w:rPr>
      </w:pPr>
      <w:r w:rsidRPr="00532C43">
        <w:rPr>
          <w:b/>
          <w:bCs/>
          <w:sz w:val="40"/>
          <w:szCs w:val="40"/>
        </w:rPr>
        <w:t>Date: September 14, 2023</w:t>
      </w:r>
    </w:p>
    <w:p w14:paraId="1FFF5899" w14:textId="77777777" w:rsidR="00D70420" w:rsidRPr="00532C43" w:rsidRDefault="00D70420" w:rsidP="00D70420">
      <w:pPr>
        <w:rPr>
          <w:b/>
          <w:bCs/>
          <w:sz w:val="40"/>
          <w:szCs w:val="40"/>
        </w:rPr>
      </w:pPr>
      <w:r w:rsidRPr="00532C43">
        <w:rPr>
          <w:b/>
          <w:bCs/>
          <w:sz w:val="40"/>
          <w:szCs w:val="40"/>
        </w:rPr>
        <w:t xml:space="preserve">Location: </w:t>
      </w:r>
      <w:proofErr w:type="spellStart"/>
      <w:r w:rsidRPr="00532C43">
        <w:rPr>
          <w:b/>
          <w:bCs/>
          <w:sz w:val="40"/>
          <w:szCs w:val="40"/>
        </w:rPr>
        <w:t>Mbanayili</w:t>
      </w:r>
      <w:proofErr w:type="spellEnd"/>
      <w:r w:rsidRPr="00532C43">
        <w:rPr>
          <w:b/>
          <w:bCs/>
          <w:sz w:val="40"/>
          <w:szCs w:val="40"/>
        </w:rPr>
        <w:t xml:space="preserve"> DA Primary School</w:t>
      </w:r>
    </w:p>
    <w:p w14:paraId="21F6995C" w14:textId="77777777" w:rsidR="00D70420" w:rsidRPr="00E417A5" w:rsidRDefault="00D70420" w:rsidP="00D70420">
      <w:pPr>
        <w:rPr>
          <w:sz w:val="24"/>
          <w:szCs w:val="24"/>
        </w:rPr>
      </w:pPr>
    </w:p>
    <w:p w14:paraId="648AFEB4" w14:textId="77777777" w:rsidR="00532C43" w:rsidRDefault="00532C43" w:rsidP="00D70420">
      <w:pPr>
        <w:rPr>
          <w:sz w:val="24"/>
          <w:szCs w:val="24"/>
        </w:rPr>
      </w:pPr>
    </w:p>
    <w:p w14:paraId="7746A766" w14:textId="77777777" w:rsidR="00532C43" w:rsidRDefault="00532C43" w:rsidP="00D70420">
      <w:pPr>
        <w:rPr>
          <w:sz w:val="24"/>
          <w:szCs w:val="24"/>
        </w:rPr>
      </w:pPr>
    </w:p>
    <w:p w14:paraId="0D5F5787" w14:textId="77777777" w:rsidR="00532C43" w:rsidRDefault="00532C43" w:rsidP="00D70420">
      <w:pPr>
        <w:rPr>
          <w:sz w:val="24"/>
          <w:szCs w:val="24"/>
        </w:rPr>
      </w:pPr>
    </w:p>
    <w:p w14:paraId="246211EC" w14:textId="77777777" w:rsidR="00532C43" w:rsidRDefault="00532C43" w:rsidP="00D70420">
      <w:pPr>
        <w:rPr>
          <w:sz w:val="24"/>
          <w:szCs w:val="24"/>
        </w:rPr>
      </w:pPr>
    </w:p>
    <w:p w14:paraId="48D07EEC" w14:textId="77777777" w:rsidR="00532C43" w:rsidRDefault="00532C43" w:rsidP="00D70420">
      <w:pPr>
        <w:rPr>
          <w:sz w:val="24"/>
          <w:szCs w:val="24"/>
        </w:rPr>
      </w:pPr>
    </w:p>
    <w:p w14:paraId="3D75CE7D" w14:textId="77777777" w:rsidR="00532C43" w:rsidRDefault="00532C43" w:rsidP="00D70420">
      <w:pPr>
        <w:rPr>
          <w:sz w:val="24"/>
          <w:szCs w:val="24"/>
        </w:rPr>
      </w:pPr>
    </w:p>
    <w:p w14:paraId="13FCFF79" w14:textId="77777777" w:rsidR="00532C43" w:rsidRDefault="00532C43" w:rsidP="00D70420">
      <w:pPr>
        <w:rPr>
          <w:sz w:val="24"/>
          <w:szCs w:val="24"/>
        </w:rPr>
      </w:pPr>
    </w:p>
    <w:p w14:paraId="4534BC38" w14:textId="77777777" w:rsidR="00532C43" w:rsidRDefault="00532C43" w:rsidP="00D70420">
      <w:pPr>
        <w:rPr>
          <w:sz w:val="24"/>
          <w:szCs w:val="24"/>
        </w:rPr>
      </w:pPr>
    </w:p>
    <w:p w14:paraId="21868682" w14:textId="77777777" w:rsidR="00532C43" w:rsidRDefault="00532C43" w:rsidP="00D70420">
      <w:pPr>
        <w:rPr>
          <w:sz w:val="24"/>
          <w:szCs w:val="24"/>
        </w:rPr>
      </w:pPr>
    </w:p>
    <w:p w14:paraId="5CB7DA5A" w14:textId="77777777" w:rsidR="00532C43" w:rsidRDefault="00532C43" w:rsidP="00D70420">
      <w:pPr>
        <w:rPr>
          <w:sz w:val="24"/>
          <w:szCs w:val="24"/>
        </w:rPr>
      </w:pPr>
    </w:p>
    <w:p w14:paraId="0B91B822" w14:textId="77777777" w:rsidR="00532C43" w:rsidRDefault="00532C43" w:rsidP="00D70420">
      <w:pPr>
        <w:rPr>
          <w:sz w:val="24"/>
          <w:szCs w:val="24"/>
        </w:rPr>
      </w:pPr>
    </w:p>
    <w:p w14:paraId="087C7CE1" w14:textId="77777777" w:rsidR="00532C43" w:rsidRDefault="00532C43" w:rsidP="00D70420">
      <w:pPr>
        <w:rPr>
          <w:sz w:val="24"/>
          <w:szCs w:val="24"/>
        </w:rPr>
      </w:pPr>
    </w:p>
    <w:p w14:paraId="743FC919" w14:textId="77777777" w:rsidR="00532C43" w:rsidRDefault="00532C43" w:rsidP="00D70420">
      <w:pPr>
        <w:rPr>
          <w:sz w:val="24"/>
          <w:szCs w:val="24"/>
        </w:rPr>
      </w:pPr>
    </w:p>
    <w:p w14:paraId="3F464A2F" w14:textId="77777777" w:rsidR="00532C43" w:rsidRDefault="00532C43" w:rsidP="00D70420">
      <w:pPr>
        <w:rPr>
          <w:sz w:val="24"/>
          <w:szCs w:val="24"/>
        </w:rPr>
      </w:pPr>
    </w:p>
    <w:p w14:paraId="2C6D43B1" w14:textId="77777777" w:rsidR="00532C43" w:rsidRDefault="00532C43" w:rsidP="00D70420">
      <w:pPr>
        <w:rPr>
          <w:sz w:val="24"/>
          <w:szCs w:val="24"/>
        </w:rPr>
      </w:pPr>
    </w:p>
    <w:p w14:paraId="589BE05D" w14:textId="77777777" w:rsidR="00532C43" w:rsidRDefault="00532C43" w:rsidP="00D70420">
      <w:pPr>
        <w:rPr>
          <w:sz w:val="24"/>
          <w:szCs w:val="24"/>
        </w:rPr>
      </w:pPr>
    </w:p>
    <w:p w14:paraId="35366843" w14:textId="77777777" w:rsidR="00532C43" w:rsidRDefault="00532C43" w:rsidP="00D70420">
      <w:pPr>
        <w:rPr>
          <w:sz w:val="24"/>
          <w:szCs w:val="24"/>
        </w:rPr>
      </w:pPr>
    </w:p>
    <w:p w14:paraId="6226B91B" w14:textId="77777777" w:rsidR="00532C43" w:rsidRDefault="00532C43" w:rsidP="00D70420">
      <w:pPr>
        <w:rPr>
          <w:sz w:val="24"/>
          <w:szCs w:val="24"/>
        </w:rPr>
      </w:pPr>
    </w:p>
    <w:p w14:paraId="239054F6" w14:textId="77777777" w:rsidR="00532C43" w:rsidRDefault="00532C43" w:rsidP="00D70420">
      <w:pPr>
        <w:rPr>
          <w:sz w:val="24"/>
          <w:szCs w:val="24"/>
        </w:rPr>
      </w:pPr>
    </w:p>
    <w:p w14:paraId="7EDE9FE4" w14:textId="77777777" w:rsidR="00532C43" w:rsidRDefault="00532C43" w:rsidP="00D70420">
      <w:pPr>
        <w:rPr>
          <w:sz w:val="24"/>
          <w:szCs w:val="24"/>
        </w:rPr>
      </w:pPr>
    </w:p>
    <w:p w14:paraId="1156A1F9" w14:textId="77777777" w:rsidR="00532C43" w:rsidRDefault="00532C43" w:rsidP="00D70420">
      <w:pPr>
        <w:rPr>
          <w:sz w:val="24"/>
          <w:szCs w:val="24"/>
        </w:rPr>
      </w:pPr>
    </w:p>
    <w:p w14:paraId="18AF4E02" w14:textId="77777777" w:rsidR="00532C43" w:rsidRDefault="00532C43" w:rsidP="00D70420">
      <w:pPr>
        <w:rPr>
          <w:sz w:val="24"/>
          <w:szCs w:val="24"/>
        </w:rPr>
      </w:pPr>
    </w:p>
    <w:p w14:paraId="602F9638" w14:textId="77777777" w:rsidR="00532C43" w:rsidRDefault="00532C43" w:rsidP="00D70420">
      <w:pPr>
        <w:rPr>
          <w:sz w:val="24"/>
          <w:szCs w:val="24"/>
        </w:rPr>
      </w:pPr>
    </w:p>
    <w:p w14:paraId="2EB79398" w14:textId="77777777" w:rsidR="00532C43" w:rsidRDefault="00532C43" w:rsidP="00D70420">
      <w:pPr>
        <w:rPr>
          <w:sz w:val="24"/>
          <w:szCs w:val="24"/>
        </w:rPr>
      </w:pPr>
    </w:p>
    <w:p w14:paraId="617D291B" w14:textId="77777777" w:rsidR="008902A3" w:rsidRDefault="008902A3" w:rsidP="00D70420">
      <w:pPr>
        <w:rPr>
          <w:sz w:val="24"/>
          <w:szCs w:val="24"/>
        </w:rPr>
      </w:pPr>
    </w:p>
    <w:p w14:paraId="0C66259B" w14:textId="677A7F93" w:rsidR="00D70420" w:rsidRPr="00532C43" w:rsidRDefault="00D70420" w:rsidP="00D70420">
      <w:pPr>
        <w:rPr>
          <w:b/>
          <w:bCs/>
          <w:sz w:val="24"/>
          <w:szCs w:val="24"/>
        </w:rPr>
      </w:pPr>
      <w:r w:rsidRPr="00532C43">
        <w:rPr>
          <w:b/>
          <w:bCs/>
          <w:sz w:val="24"/>
          <w:szCs w:val="24"/>
        </w:rPr>
        <w:lastRenderedPageBreak/>
        <w:t>Introduction:</w:t>
      </w:r>
    </w:p>
    <w:p w14:paraId="45BD7437" w14:textId="77777777" w:rsidR="00D70420" w:rsidRPr="00E417A5" w:rsidRDefault="00D70420" w:rsidP="00D70420">
      <w:pPr>
        <w:rPr>
          <w:sz w:val="24"/>
          <w:szCs w:val="24"/>
        </w:rPr>
      </w:pPr>
      <w:r w:rsidRPr="00E417A5">
        <w:rPr>
          <w:sz w:val="24"/>
          <w:szCs w:val="24"/>
        </w:rPr>
        <w:t xml:space="preserve">The </w:t>
      </w:r>
      <w:proofErr w:type="gramStart"/>
      <w:r w:rsidRPr="00E417A5">
        <w:rPr>
          <w:sz w:val="24"/>
          <w:szCs w:val="24"/>
        </w:rPr>
        <w:t>Back to School</w:t>
      </w:r>
      <w:proofErr w:type="gramEnd"/>
      <w:r w:rsidRPr="00E417A5">
        <w:rPr>
          <w:sz w:val="24"/>
          <w:szCs w:val="24"/>
        </w:rPr>
        <w:t xml:space="preserve"> Empowerment Conference was held on September 14, 2023, at </w:t>
      </w:r>
      <w:proofErr w:type="spellStart"/>
      <w:r w:rsidRPr="00E417A5">
        <w:rPr>
          <w:sz w:val="24"/>
          <w:szCs w:val="24"/>
        </w:rPr>
        <w:t>Mbanayili</w:t>
      </w:r>
      <w:proofErr w:type="spellEnd"/>
      <w:r w:rsidRPr="00E417A5">
        <w:rPr>
          <w:sz w:val="24"/>
          <w:szCs w:val="24"/>
        </w:rPr>
        <w:t xml:space="preserve"> DA Primary School. This event aimed to inspire and equip students with the necessary tools and knowledge to excel academically and navigate the digital age effectively. The conference featured motivational talks and a focus on the use of technology and the impact of social media. A total of 400 students from Junior High 1 to Junior High 2 attended the event. </w:t>
      </w:r>
    </w:p>
    <w:p w14:paraId="102031B5" w14:textId="77777777" w:rsidR="00D70420" w:rsidRPr="00E417A5" w:rsidRDefault="00D70420" w:rsidP="00D70420">
      <w:pPr>
        <w:rPr>
          <w:sz w:val="24"/>
          <w:szCs w:val="24"/>
        </w:rPr>
      </w:pPr>
    </w:p>
    <w:p w14:paraId="3E1FAA6C" w14:textId="77777777" w:rsidR="00D70420" w:rsidRPr="00E417A5" w:rsidRDefault="00D70420" w:rsidP="00D70420">
      <w:pPr>
        <w:rPr>
          <w:sz w:val="24"/>
          <w:szCs w:val="24"/>
        </w:rPr>
      </w:pPr>
      <w:r w:rsidRPr="00E417A5">
        <w:rPr>
          <w:sz w:val="24"/>
          <w:szCs w:val="24"/>
        </w:rPr>
        <w:t>Objectives:</w:t>
      </w:r>
    </w:p>
    <w:p w14:paraId="5FD9B784" w14:textId="77777777" w:rsidR="00D70420" w:rsidRPr="00E417A5" w:rsidRDefault="00D70420" w:rsidP="00D70420">
      <w:pPr>
        <w:rPr>
          <w:sz w:val="24"/>
          <w:szCs w:val="24"/>
        </w:rPr>
      </w:pPr>
      <w:r w:rsidRPr="00E417A5">
        <w:rPr>
          <w:sz w:val="24"/>
          <w:szCs w:val="24"/>
        </w:rPr>
        <w:t>1. Motivate Students: Inspire students to excel academically and pursue their goals with determination.</w:t>
      </w:r>
    </w:p>
    <w:p w14:paraId="3E622B54" w14:textId="77777777" w:rsidR="00D70420" w:rsidRPr="00E417A5" w:rsidRDefault="00D70420" w:rsidP="00D70420">
      <w:pPr>
        <w:rPr>
          <w:sz w:val="24"/>
          <w:szCs w:val="24"/>
        </w:rPr>
      </w:pPr>
      <w:r w:rsidRPr="00E417A5">
        <w:rPr>
          <w:sz w:val="24"/>
          <w:szCs w:val="24"/>
        </w:rPr>
        <w:t>2. Educate on Technology Use: Provide insights into the effective and responsible use of technology and social media.</w:t>
      </w:r>
    </w:p>
    <w:p w14:paraId="57251054" w14:textId="77777777" w:rsidR="00D70420" w:rsidRPr="00E417A5" w:rsidRDefault="00D70420" w:rsidP="00D70420">
      <w:pPr>
        <w:rPr>
          <w:sz w:val="24"/>
          <w:szCs w:val="24"/>
        </w:rPr>
      </w:pPr>
      <w:r w:rsidRPr="00E417A5">
        <w:rPr>
          <w:sz w:val="24"/>
          <w:szCs w:val="24"/>
        </w:rPr>
        <w:t>3. Support Academic Success: Distribute essential school supplies to enhance students' learning experiences.</w:t>
      </w:r>
    </w:p>
    <w:p w14:paraId="43F0460D" w14:textId="77777777" w:rsidR="00D70420" w:rsidRPr="00E417A5" w:rsidRDefault="00D70420" w:rsidP="00D70420">
      <w:pPr>
        <w:rPr>
          <w:sz w:val="24"/>
          <w:szCs w:val="24"/>
        </w:rPr>
      </w:pPr>
      <w:r w:rsidRPr="00E417A5">
        <w:rPr>
          <w:sz w:val="24"/>
          <w:szCs w:val="24"/>
        </w:rPr>
        <w:t>4. Recognize Excellence: Acknowledge and reward the achievements of top-performing students and prefects.</w:t>
      </w:r>
    </w:p>
    <w:p w14:paraId="73BC2AE6" w14:textId="77777777" w:rsidR="00D70420" w:rsidRPr="00E417A5" w:rsidRDefault="00D70420" w:rsidP="00D70420">
      <w:pPr>
        <w:rPr>
          <w:sz w:val="24"/>
          <w:szCs w:val="24"/>
        </w:rPr>
      </w:pPr>
    </w:p>
    <w:p w14:paraId="14C6B304" w14:textId="77777777" w:rsidR="00D70420" w:rsidRPr="00E417A5" w:rsidRDefault="00D70420" w:rsidP="00D70420">
      <w:pPr>
        <w:rPr>
          <w:sz w:val="24"/>
          <w:szCs w:val="24"/>
        </w:rPr>
      </w:pPr>
      <w:r w:rsidRPr="00E417A5">
        <w:rPr>
          <w:sz w:val="24"/>
          <w:szCs w:val="24"/>
        </w:rPr>
        <w:t>Attendance:</w:t>
      </w:r>
    </w:p>
    <w:p w14:paraId="25CE64DD" w14:textId="77777777" w:rsidR="00D70420" w:rsidRPr="00E417A5" w:rsidRDefault="00D70420" w:rsidP="00D70420">
      <w:pPr>
        <w:rPr>
          <w:sz w:val="24"/>
          <w:szCs w:val="24"/>
        </w:rPr>
      </w:pPr>
      <w:r w:rsidRPr="00E417A5">
        <w:rPr>
          <w:sz w:val="24"/>
          <w:szCs w:val="24"/>
        </w:rPr>
        <w:t>The event saw the participation of 400 students, including:</w:t>
      </w:r>
    </w:p>
    <w:p w14:paraId="7A0045E7" w14:textId="77777777" w:rsidR="00D70420" w:rsidRPr="00E417A5" w:rsidRDefault="00D70420" w:rsidP="00D70420">
      <w:pPr>
        <w:rPr>
          <w:sz w:val="24"/>
          <w:szCs w:val="24"/>
        </w:rPr>
      </w:pPr>
      <w:r w:rsidRPr="00E417A5">
        <w:rPr>
          <w:sz w:val="24"/>
          <w:szCs w:val="24"/>
        </w:rPr>
        <w:t>- Junior High 1 students</w:t>
      </w:r>
    </w:p>
    <w:p w14:paraId="7786A407" w14:textId="77777777" w:rsidR="00D70420" w:rsidRPr="00E417A5" w:rsidRDefault="00D70420" w:rsidP="00D70420">
      <w:pPr>
        <w:rPr>
          <w:sz w:val="24"/>
          <w:szCs w:val="24"/>
        </w:rPr>
      </w:pPr>
      <w:r w:rsidRPr="00E417A5">
        <w:rPr>
          <w:sz w:val="24"/>
          <w:szCs w:val="24"/>
        </w:rPr>
        <w:t>- Junior High 2 students</w:t>
      </w:r>
    </w:p>
    <w:p w14:paraId="034F9D27" w14:textId="77777777" w:rsidR="00D70420" w:rsidRPr="00E417A5" w:rsidRDefault="00D70420" w:rsidP="00D70420">
      <w:pPr>
        <w:rPr>
          <w:sz w:val="24"/>
          <w:szCs w:val="24"/>
        </w:rPr>
      </w:pPr>
      <w:r w:rsidRPr="00E417A5">
        <w:rPr>
          <w:sz w:val="24"/>
          <w:szCs w:val="24"/>
        </w:rPr>
        <w:t>- Teachers and school staff</w:t>
      </w:r>
    </w:p>
    <w:p w14:paraId="204C9758" w14:textId="77777777" w:rsidR="00D70420" w:rsidRDefault="00D70420" w:rsidP="00D70420">
      <w:r w:rsidRPr="00E417A5">
        <w:rPr>
          <w:sz w:val="24"/>
          <w:szCs w:val="24"/>
        </w:rPr>
        <w:t>- Guest speakers and volunteers</w:t>
      </w:r>
    </w:p>
    <w:p w14:paraId="3556CAF6" w14:textId="77777777" w:rsidR="00D70420" w:rsidRPr="00E417A5" w:rsidRDefault="00D70420" w:rsidP="00D70420">
      <w:pPr>
        <w:rPr>
          <w:sz w:val="24"/>
          <w:szCs w:val="24"/>
        </w:rPr>
      </w:pPr>
    </w:p>
    <w:p w14:paraId="5DB50E7D" w14:textId="77777777" w:rsidR="00D70420" w:rsidRPr="00E417A5" w:rsidRDefault="00D70420" w:rsidP="00D70420">
      <w:pPr>
        <w:rPr>
          <w:sz w:val="24"/>
          <w:szCs w:val="24"/>
        </w:rPr>
      </w:pPr>
      <w:r w:rsidRPr="00E417A5">
        <w:rPr>
          <w:sz w:val="24"/>
          <w:szCs w:val="24"/>
        </w:rPr>
        <w:t>Key Activities</w:t>
      </w:r>
    </w:p>
    <w:p w14:paraId="05F9CA6C" w14:textId="77777777" w:rsidR="00D70420" w:rsidRPr="00E417A5" w:rsidRDefault="00D70420" w:rsidP="00D70420">
      <w:pPr>
        <w:rPr>
          <w:sz w:val="24"/>
          <w:szCs w:val="24"/>
        </w:rPr>
      </w:pPr>
      <w:r w:rsidRPr="00E417A5">
        <w:rPr>
          <w:sz w:val="24"/>
          <w:szCs w:val="24"/>
        </w:rPr>
        <w:t>1. Motivational Talk:</w:t>
      </w:r>
    </w:p>
    <w:p w14:paraId="5AD7521F" w14:textId="77777777" w:rsidR="00D70420" w:rsidRPr="00E417A5" w:rsidRDefault="00D70420" w:rsidP="00D70420">
      <w:pPr>
        <w:rPr>
          <w:sz w:val="24"/>
          <w:szCs w:val="24"/>
        </w:rPr>
      </w:pPr>
      <w:r w:rsidRPr="00E417A5">
        <w:rPr>
          <w:sz w:val="24"/>
          <w:szCs w:val="24"/>
        </w:rPr>
        <w:t xml:space="preserve">   - A motivational talk aimed at encouraging students to stay focused on their studies and pursue their dreams with resilience and hard work.</w:t>
      </w:r>
    </w:p>
    <w:p w14:paraId="117654A5" w14:textId="77777777" w:rsidR="00D70420" w:rsidRPr="00E417A5" w:rsidRDefault="00D70420" w:rsidP="00D70420">
      <w:pPr>
        <w:rPr>
          <w:sz w:val="24"/>
          <w:szCs w:val="24"/>
        </w:rPr>
      </w:pPr>
      <w:r w:rsidRPr="00E417A5">
        <w:rPr>
          <w:sz w:val="24"/>
          <w:szCs w:val="24"/>
        </w:rPr>
        <w:t>2. Main Talk on Technology and Social Media:</w:t>
      </w:r>
    </w:p>
    <w:p w14:paraId="0399E834" w14:textId="77777777" w:rsidR="00D70420" w:rsidRPr="00E417A5" w:rsidRDefault="00D70420" w:rsidP="00D70420">
      <w:pPr>
        <w:rPr>
          <w:sz w:val="24"/>
          <w:szCs w:val="24"/>
        </w:rPr>
      </w:pPr>
      <w:r w:rsidRPr="00E417A5">
        <w:rPr>
          <w:sz w:val="24"/>
          <w:szCs w:val="24"/>
        </w:rPr>
        <w:t xml:space="preserve">   - A comprehensive discussion on the use of technology and its impact on students’ lives, focusing on both the benefits and potential pitfalls of social media.</w:t>
      </w:r>
    </w:p>
    <w:p w14:paraId="426DD773" w14:textId="77777777" w:rsidR="00D70420" w:rsidRPr="00E417A5" w:rsidRDefault="00D70420" w:rsidP="00D70420">
      <w:pPr>
        <w:rPr>
          <w:sz w:val="24"/>
          <w:szCs w:val="24"/>
        </w:rPr>
      </w:pPr>
      <w:r w:rsidRPr="00E417A5">
        <w:rPr>
          <w:sz w:val="24"/>
          <w:szCs w:val="24"/>
        </w:rPr>
        <w:t>3. Distribution of School Supplies:</w:t>
      </w:r>
    </w:p>
    <w:p w14:paraId="0AEF3856" w14:textId="77777777" w:rsidR="00D70420" w:rsidRPr="00E417A5" w:rsidRDefault="00D70420" w:rsidP="00D70420">
      <w:pPr>
        <w:rPr>
          <w:sz w:val="24"/>
          <w:szCs w:val="24"/>
        </w:rPr>
      </w:pPr>
      <w:r w:rsidRPr="00E417A5">
        <w:rPr>
          <w:sz w:val="24"/>
          <w:szCs w:val="24"/>
        </w:rPr>
        <w:t xml:space="preserve">   - Exercise books, pens, and pencils were distributed to each student, ensuring they had the necessary materials to start the school year.</w:t>
      </w:r>
    </w:p>
    <w:p w14:paraId="165101C1" w14:textId="77777777" w:rsidR="00D70420" w:rsidRPr="00E417A5" w:rsidRDefault="00D70420" w:rsidP="00D70420">
      <w:pPr>
        <w:rPr>
          <w:sz w:val="24"/>
          <w:szCs w:val="24"/>
        </w:rPr>
      </w:pPr>
      <w:r w:rsidRPr="00E417A5">
        <w:rPr>
          <w:sz w:val="24"/>
          <w:szCs w:val="24"/>
        </w:rPr>
        <w:t>4. Recognition of Best Students and Prefects:</w:t>
      </w:r>
    </w:p>
    <w:p w14:paraId="3CBCF9AB" w14:textId="77777777" w:rsidR="00D70420" w:rsidRPr="00E417A5" w:rsidRDefault="00D70420" w:rsidP="00D70420">
      <w:pPr>
        <w:rPr>
          <w:sz w:val="24"/>
          <w:szCs w:val="24"/>
        </w:rPr>
      </w:pPr>
      <w:r w:rsidRPr="00E417A5">
        <w:rPr>
          <w:sz w:val="24"/>
          <w:szCs w:val="24"/>
        </w:rPr>
        <w:t xml:space="preserve">   - Awards and additional supplies were given to the best-performing students and school prefects to recognize their achievements and encourage continued excellence.</w:t>
      </w:r>
    </w:p>
    <w:p w14:paraId="38C2E392" w14:textId="77777777" w:rsidR="00D70420" w:rsidRPr="00E417A5" w:rsidRDefault="00D70420" w:rsidP="00D70420">
      <w:pPr>
        <w:rPr>
          <w:sz w:val="24"/>
          <w:szCs w:val="24"/>
        </w:rPr>
      </w:pPr>
    </w:p>
    <w:p w14:paraId="27A138B3" w14:textId="77777777" w:rsidR="00D70420" w:rsidRPr="00E417A5" w:rsidRDefault="00D70420" w:rsidP="00D70420">
      <w:pPr>
        <w:rPr>
          <w:sz w:val="24"/>
          <w:szCs w:val="24"/>
        </w:rPr>
      </w:pPr>
      <w:r w:rsidRPr="00E417A5">
        <w:rPr>
          <w:sz w:val="24"/>
          <w:szCs w:val="24"/>
        </w:rPr>
        <w:t>Detailed Activity Report</w:t>
      </w:r>
      <w:r>
        <w:t>:</w:t>
      </w:r>
    </w:p>
    <w:p w14:paraId="6F08EAA4" w14:textId="77777777" w:rsidR="00D70420" w:rsidRPr="00E417A5" w:rsidRDefault="00D70420" w:rsidP="00D70420">
      <w:pPr>
        <w:rPr>
          <w:sz w:val="24"/>
          <w:szCs w:val="24"/>
        </w:rPr>
      </w:pPr>
      <w:r w:rsidRPr="00E417A5">
        <w:rPr>
          <w:sz w:val="24"/>
          <w:szCs w:val="24"/>
        </w:rPr>
        <w:t>1. Motivational Talk:</w:t>
      </w:r>
    </w:p>
    <w:p w14:paraId="441E7796" w14:textId="77777777" w:rsidR="00D70420" w:rsidRPr="00E417A5" w:rsidRDefault="00D70420" w:rsidP="00D70420">
      <w:pPr>
        <w:rPr>
          <w:sz w:val="24"/>
          <w:szCs w:val="24"/>
        </w:rPr>
      </w:pPr>
      <w:r w:rsidRPr="00E417A5">
        <w:rPr>
          <w:sz w:val="24"/>
          <w:szCs w:val="24"/>
        </w:rPr>
        <w:t xml:space="preserve">   - The motivational talk was delivered by Mr. Kwame Boateng, a renowned educator and motivational speaker. He emphasized the importance of education, perseverance, and setting goals. His speech was filled with inspiring stories and practical advice on overcoming obstacles and staying committed to academic success.</w:t>
      </w:r>
    </w:p>
    <w:p w14:paraId="5FDE7F72" w14:textId="77777777" w:rsidR="00D70420" w:rsidRPr="00E417A5" w:rsidRDefault="00D70420" w:rsidP="00D70420">
      <w:pPr>
        <w:rPr>
          <w:sz w:val="24"/>
          <w:szCs w:val="24"/>
        </w:rPr>
      </w:pPr>
    </w:p>
    <w:p w14:paraId="75CC1CF7" w14:textId="77777777" w:rsidR="00D70420" w:rsidRPr="00E417A5" w:rsidRDefault="00D70420" w:rsidP="00D70420">
      <w:pPr>
        <w:rPr>
          <w:sz w:val="24"/>
          <w:szCs w:val="24"/>
        </w:rPr>
      </w:pPr>
      <w:r w:rsidRPr="00E417A5">
        <w:rPr>
          <w:sz w:val="24"/>
          <w:szCs w:val="24"/>
        </w:rPr>
        <w:t>2. Main Talk on Technology and Social Media:</w:t>
      </w:r>
    </w:p>
    <w:p w14:paraId="328026CB" w14:textId="77777777" w:rsidR="00D70420" w:rsidRPr="00E417A5" w:rsidRDefault="00D70420" w:rsidP="00D70420">
      <w:pPr>
        <w:rPr>
          <w:sz w:val="24"/>
          <w:szCs w:val="24"/>
        </w:rPr>
      </w:pPr>
      <w:r w:rsidRPr="00E417A5">
        <w:rPr>
          <w:sz w:val="24"/>
          <w:szCs w:val="24"/>
        </w:rPr>
        <w:t xml:space="preserve">   - The main talk was conducted by Ms. Linda Mensah, a technology expert and advocate for responsible digital use. She discussed:</w:t>
      </w:r>
    </w:p>
    <w:p w14:paraId="795D0558" w14:textId="77777777" w:rsidR="00D70420" w:rsidRPr="00E417A5" w:rsidRDefault="00D70420" w:rsidP="00D70420">
      <w:pPr>
        <w:rPr>
          <w:sz w:val="24"/>
          <w:szCs w:val="24"/>
        </w:rPr>
      </w:pPr>
      <w:r w:rsidRPr="00E417A5">
        <w:rPr>
          <w:sz w:val="24"/>
          <w:szCs w:val="24"/>
        </w:rPr>
        <w:t xml:space="preserve">     - The advantages of using technology for learning, such as access to online </w:t>
      </w:r>
      <w:r w:rsidRPr="00E417A5">
        <w:rPr>
          <w:sz w:val="24"/>
          <w:szCs w:val="24"/>
        </w:rPr>
        <w:lastRenderedPageBreak/>
        <w:t>resources and educational apps.</w:t>
      </w:r>
    </w:p>
    <w:p w14:paraId="00A30BBD" w14:textId="77777777" w:rsidR="00D70420" w:rsidRPr="00E417A5" w:rsidRDefault="00D70420" w:rsidP="00D70420">
      <w:pPr>
        <w:rPr>
          <w:sz w:val="24"/>
          <w:szCs w:val="24"/>
        </w:rPr>
      </w:pPr>
      <w:r w:rsidRPr="00E417A5">
        <w:rPr>
          <w:sz w:val="24"/>
          <w:szCs w:val="24"/>
        </w:rPr>
        <w:t xml:space="preserve">     - The importance of maintaining a healthy balance between screen time and other activities.</w:t>
      </w:r>
    </w:p>
    <w:p w14:paraId="0A06146D" w14:textId="77777777" w:rsidR="00D70420" w:rsidRPr="00E417A5" w:rsidRDefault="00D70420" w:rsidP="00D70420">
      <w:pPr>
        <w:rPr>
          <w:sz w:val="24"/>
          <w:szCs w:val="24"/>
        </w:rPr>
      </w:pPr>
      <w:r w:rsidRPr="00E417A5">
        <w:rPr>
          <w:sz w:val="24"/>
          <w:szCs w:val="24"/>
        </w:rPr>
        <w:t xml:space="preserve">     - The potential dangers of social media, including cyberbullying, privacy concerns, and misinformation.</w:t>
      </w:r>
    </w:p>
    <w:p w14:paraId="264A4702" w14:textId="77777777" w:rsidR="00D70420" w:rsidRPr="00E417A5" w:rsidRDefault="00D70420" w:rsidP="00D70420">
      <w:pPr>
        <w:rPr>
          <w:sz w:val="24"/>
          <w:szCs w:val="24"/>
        </w:rPr>
      </w:pPr>
      <w:r w:rsidRPr="00E417A5">
        <w:rPr>
          <w:sz w:val="24"/>
          <w:szCs w:val="24"/>
        </w:rPr>
        <w:t xml:space="preserve">     - Strategies for using social media responsibly, such as setting time limits, being mindful of what is shared online, and understanding privacy settings.</w:t>
      </w:r>
    </w:p>
    <w:p w14:paraId="0A92D98E" w14:textId="77777777" w:rsidR="00D70420" w:rsidRPr="00E417A5" w:rsidRDefault="00D70420" w:rsidP="00D70420">
      <w:pPr>
        <w:rPr>
          <w:sz w:val="24"/>
          <w:szCs w:val="24"/>
        </w:rPr>
      </w:pPr>
    </w:p>
    <w:p w14:paraId="3EB0D2CC" w14:textId="77777777" w:rsidR="00D70420" w:rsidRPr="00E417A5" w:rsidRDefault="00D70420" w:rsidP="00D70420">
      <w:pPr>
        <w:rPr>
          <w:sz w:val="24"/>
          <w:szCs w:val="24"/>
        </w:rPr>
      </w:pPr>
      <w:r w:rsidRPr="00E417A5">
        <w:rPr>
          <w:sz w:val="24"/>
          <w:szCs w:val="24"/>
        </w:rPr>
        <w:t>3. Distribution of School Supplies:</w:t>
      </w:r>
    </w:p>
    <w:p w14:paraId="2093B2C4" w14:textId="77777777" w:rsidR="00D70420" w:rsidRPr="00E417A5" w:rsidRDefault="00D70420" w:rsidP="00D70420">
      <w:pPr>
        <w:rPr>
          <w:sz w:val="24"/>
          <w:szCs w:val="24"/>
        </w:rPr>
      </w:pPr>
      <w:r w:rsidRPr="00E417A5">
        <w:rPr>
          <w:sz w:val="24"/>
          <w:szCs w:val="24"/>
        </w:rPr>
        <w:t xml:space="preserve">   - Volunteers organized the distribution of exercise books, pens, and pencils to all students from Junior High 1 to Junior High 2. Each student received a package containing:</w:t>
      </w:r>
    </w:p>
    <w:p w14:paraId="5D3DD27B" w14:textId="77777777" w:rsidR="00D70420" w:rsidRPr="00E417A5" w:rsidRDefault="00D70420" w:rsidP="00D70420">
      <w:pPr>
        <w:rPr>
          <w:sz w:val="24"/>
          <w:szCs w:val="24"/>
        </w:rPr>
      </w:pPr>
      <w:r w:rsidRPr="00E417A5">
        <w:rPr>
          <w:sz w:val="24"/>
          <w:szCs w:val="24"/>
        </w:rPr>
        <w:t xml:space="preserve">     - 5 exercise books</w:t>
      </w:r>
    </w:p>
    <w:p w14:paraId="27C0AB40" w14:textId="77777777" w:rsidR="00D70420" w:rsidRPr="00E417A5" w:rsidRDefault="00D70420" w:rsidP="00D70420">
      <w:pPr>
        <w:rPr>
          <w:sz w:val="24"/>
          <w:szCs w:val="24"/>
        </w:rPr>
      </w:pPr>
      <w:r w:rsidRPr="00E417A5">
        <w:rPr>
          <w:sz w:val="24"/>
          <w:szCs w:val="24"/>
        </w:rPr>
        <w:t xml:space="preserve">     - 3 pens</w:t>
      </w:r>
    </w:p>
    <w:p w14:paraId="257685AD" w14:textId="77777777" w:rsidR="00D70420" w:rsidRPr="00E417A5" w:rsidRDefault="00D70420" w:rsidP="00D70420">
      <w:pPr>
        <w:rPr>
          <w:sz w:val="24"/>
          <w:szCs w:val="24"/>
        </w:rPr>
      </w:pPr>
      <w:r w:rsidRPr="00E417A5">
        <w:rPr>
          <w:sz w:val="24"/>
          <w:szCs w:val="24"/>
        </w:rPr>
        <w:t xml:space="preserve">     - 2 pencils</w:t>
      </w:r>
    </w:p>
    <w:p w14:paraId="4EF30601" w14:textId="77777777" w:rsidR="00D70420" w:rsidRPr="00E417A5" w:rsidRDefault="00D70420" w:rsidP="00D70420">
      <w:pPr>
        <w:rPr>
          <w:sz w:val="24"/>
          <w:szCs w:val="24"/>
        </w:rPr>
      </w:pPr>
    </w:p>
    <w:p w14:paraId="5C3A2B21" w14:textId="77777777" w:rsidR="00D70420" w:rsidRPr="00E417A5" w:rsidRDefault="00D70420" w:rsidP="00D70420">
      <w:pPr>
        <w:rPr>
          <w:sz w:val="24"/>
          <w:szCs w:val="24"/>
        </w:rPr>
      </w:pPr>
      <w:r w:rsidRPr="00E417A5">
        <w:rPr>
          <w:sz w:val="24"/>
          <w:szCs w:val="24"/>
        </w:rPr>
        <w:t>4. Recognition of Best Students and Prefects:</w:t>
      </w:r>
    </w:p>
    <w:p w14:paraId="3E9577DE" w14:textId="77777777" w:rsidR="00D70420" w:rsidRPr="00E417A5" w:rsidRDefault="00D70420" w:rsidP="00D70420">
      <w:pPr>
        <w:rPr>
          <w:sz w:val="24"/>
          <w:szCs w:val="24"/>
        </w:rPr>
      </w:pPr>
      <w:r w:rsidRPr="00E417A5">
        <w:rPr>
          <w:sz w:val="24"/>
          <w:szCs w:val="24"/>
        </w:rPr>
        <w:t xml:space="preserve">   - In a special segment of the event, the best students and school prefects were called on stage and awarded additional supplies and certificates of recognition. This act aimed to celebrate their hard work and encourage others to strive for excellence.</w:t>
      </w:r>
    </w:p>
    <w:p w14:paraId="07244230" w14:textId="77777777" w:rsidR="00D70420" w:rsidRPr="00E417A5" w:rsidRDefault="00D70420" w:rsidP="00D70420">
      <w:pPr>
        <w:rPr>
          <w:sz w:val="24"/>
          <w:szCs w:val="24"/>
        </w:rPr>
      </w:pPr>
    </w:p>
    <w:p w14:paraId="150BEA4E" w14:textId="77777777" w:rsidR="00D70420" w:rsidRPr="00E417A5" w:rsidRDefault="00D70420" w:rsidP="00D70420">
      <w:pPr>
        <w:rPr>
          <w:sz w:val="24"/>
          <w:szCs w:val="24"/>
        </w:rPr>
      </w:pPr>
      <w:r w:rsidRPr="00E417A5">
        <w:rPr>
          <w:sz w:val="24"/>
          <w:szCs w:val="24"/>
        </w:rPr>
        <w:t>Outcomes</w:t>
      </w:r>
      <w:r>
        <w:t>:</w:t>
      </w:r>
    </w:p>
    <w:p w14:paraId="05287507" w14:textId="77777777" w:rsidR="00D70420" w:rsidRPr="00E417A5" w:rsidRDefault="00D70420" w:rsidP="00D70420">
      <w:pPr>
        <w:rPr>
          <w:sz w:val="24"/>
          <w:szCs w:val="24"/>
        </w:rPr>
      </w:pPr>
      <w:r w:rsidRPr="00E417A5">
        <w:rPr>
          <w:sz w:val="24"/>
          <w:szCs w:val="24"/>
        </w:rPr>
        <w:t>1. Increased Motivation: Students were inspired by the motivational talk and felt more driven to achieve their academic goals.</w:t>
      </w:r>
    </w:p>
    <w:p w14:paraId="7C1E33FA" w14:textId="77777777" w:rsidR="00D70420" w:rsidRPr="00E417A5" w:rsidRDefault="00D70420" w:rsidP="00D70420">
      <w:pPr>
        <w:rPr>
          <w:sz w:val="24"/>
          <w:szCs w:val="24"/>
        </w:rPr>
      </w:pPr>
      <w:r w:rsidRPr="00E417A5">
        <w:rPr>
          <w:sz w:val="24"/>
          <w:szCs w:val="24"/>
        </w:rPr>
        <w:t>2. Enhanced Understanding of Technology Use: Students gained valuable insights into the responsible use of technology and social media, helping them to navigate the digital world more safely and effectively.</w:t>
      </w:r>
    </w:p>
    <w:p w14:paraId="2DBD04FE" w14:textId="77777777" w:rsidR="00D70420" w:rsidRPr="00E417A5" w:rsidRDefault="00D70420" w:rsidP="00D70420">
      <w:pPr>
        <w:rPr>
          <w:sz w:val="24"/>
          <w:szCs w:val="24"/>
        </w:rPr>
      </w:pPr>
      <w:r w:rsidRPr="00E417A5">
        <w:rPr>
          <w:sz w:val="24"/>
          <w:szCs w:val="24"/>
        </w:rPr>
        <w:t>3. Support for Academic Success: The distribution of school supplies ensured that all students had the necessary materials to start the school year well-equipped.</w:t>
      </w:r>
    </w:p>
    <w:p w14:paraId="477551D3" w14:textId="77777777" w:rsidR="00D70420" w:rsidRPr="00E417A5" w:rsidRDefault="00D70420" w:rsidP="00D70420">
      <w:pPr>
        <w:rPr>
          <w:sz w:val="24"/>
          <w:szCs w:val="24"/>
        </w:rPr>
      </w:pPr>
      <w:r w:rsidRPr="00E417A5">
        <w:rPr>
          <w:sz w:val="24"/>
          <w:szCs w:val="24"/>
        </w:rPr>
        <w:t>4. Recognition of Excellence: Acknowledging the best students and prefects boosted morale and set a positive example for their peers.</w:t>
      </w:r>
    </w:p>
    <w:p w14:paraId="7AD0E56A" w14:textId="77777777" w:rsidR="00D70420" w:rsidRPr="00E417A5" w:rsidRDefault="00D70420" w:rsidP="00D70420">
      <w:pPr>
        <w:rPr>
          <w:sz w:val="24"/>
          <w:szCs w:val="24"/>
        </w:rPr>
      </w:pPr>
    </w:p>
    <w:p w14:paraId="3AFE0493" w14:textId="77777777" w:rsidR="00D70420" w:rsidRPr="00E417A5" w:rsidRDefault="00D70420" w:rsidP="00D70420">
      <w:pPr>
        <w:rPr>
          <w:sz w:val="24"/>
          <w:szCs w:val="24"/>
        </w:rPr>
      </w:pPr>
      <w:r w:rsidRPr="00E417A5">
        <w:rPr>
          <w:sz w:val="24"/>
          <w:szCs w:val="24"/>
        </w:rPr>
        <w:t>Conclusion</w:t>
      </w:r>
      <w:r>
        <w:t>:</w:t>
      </w:r>
    </w:p>
    <w:p w14:paraId="3E0258FD" w14:textId="7CB429C2" w:rsidR="00D70420" w:rsidRPr="00E417A5" w:rsidRDefault="00D70420" w:rsidP="00D70420">
      <w:pPr>
        <w:rPr>
          <w:sz w:val="24"/>
          <w:szCs w:val="24"/>
        </w:rPr>
      </w:pPr>
      <w:r w:rsidRPr="00E417A5">
        <w:rPr>
          <w:sz w:val="24"/>
          <w:szCs w:val="24"/>
        </w:rPr>
        <w:t xml:space="preserve">The </w:t>
      </w:r>
      <w:r w:rsidR="008902A3" w:rsidRPr="00E417A5">
        <w:rPr>
          <w:sz w:val="24"/>
          <w:szCs w:val="24"/>
        </w:rPr>
        <w:t>Back-to-School</w:t>
      </w:r>
      <w:r w:rsidRPr="00E417A5">
        <w:rPr>
          <w:sz w:val="24"/>
          <w:szCs w:val="24"/>
        </w:rPr>
        <w:t xml:space="preserve"> Empowerment Conference was a resounding success, achieving its objectives of motivation, education, support, and recognition. The event provided students with the inspiration, knowledge, and resources needed to succeed academically and use technology responsibly. Moving forward, it is essential to continue such initiatives to maintain momentum and support students' educational journeys.</w:t>
      </w:r>
    </w:p>
    <w:p w14:paraId="7B1CB6BA" w14:textId="77777777" w:rsidR="00D70420" w:rsidRPr="00E417A5" w:rsidRDefault="00D70420" w:rsidP="00D70420">
      <w:pPr>
        <w:rPr>
          <w:sz w:val="24"/>
          <w:szCs w:val="24"/>
        </w:rPr>
      </w:pPr>
    </w:p>
    <w:p w14:paraId="179AEF17" w14:textId="77777777" w:rsidR="00D70420" w:rsidRPr="00E417A5" w:rsidRDefault="00D70420" w:rsidP="00D70420">
      <w:pPr>
        <w:rPr>
          <w:sz w:val="24"/>
          <w:szCs w:val="24"/>
        </w:rPr>
      </w:pPr>
      <w:r w:rsidRPr="00E417A5">
        <w:rPr>
          <w:sz w:val="24"/>
          <w:szCs w:val="24"/>
        </w:rPr>
        <w:t>Recommendations</w:t>
      </w:r>
      <w:r>
        <w:t>:</w:t>
      </w:r>
    </w:p>
    <w:p w14:paraId="2DD30007" w14:textId="77777777" w:rsidR="00D70420" w:rsidRPr="00E417A5" w:rsidRDefault="00D70420" w:rsidP="00D70420">
      <w:pPr>
        <w:rPr>
          <w:sz w:val="24"/>
          <w:szCs w:val="24"/>
        </w:rPr>
      </w:pPr>
      <w:r w:rsidRPr="00E417A5">
        <w:rPr>
          <w:sz w:val="24"/>
          <w:szCs w:val="24"/>
        </w:rPr>
        <w:t>1. Follow-up Sessions: Organize regular follow-up sessions to continue providing guidance on academic success and responsible technology use.</w:t>
      </w:r>
    </w:p>
    <w:p w14:paraId="12B4C8A3" w14:textId="77777777" w:rsidR="00D70420" w:rsidRPr="00E417A5" w:rsidRDefault="00D70420" w:rsidP="00D70420">
      <w:pPr>
        <w:rPr>
          <w:sz w:val="24"/>
          <w:szCs w:val="24"/>
        </w:rPr>
      </w:pPr>
      <w:r w:rsidRPr="00E417A5">
        <w:rPr>
          <w:sz w:val="24"/>
          <w:szCs w:val="24"/>
        </w:rPr>
        <w:t>2. Parental Involvement: Encourage parental involvement in monitoring and supporting students’ use of technology and social media.</w:t>
      </w:r>
    </w:p>
    <w:p w14:paraId="3C81E29E" w14:textId="77777777" w:rsidR="00D70420" w:rsidRPr="00E417A5" w:rsidRDefault="00D70420" w:rsidP="00D70420">
      <w:pPr>
        <w:rPr>
          <w:sz w:val="24"/>
          <w:szCs w:val="24"/>
        </w:rPr>
      </w:pPr>
      <w:r w:rsidRPr="00E417A5">
        <w:rPr>
          <w:sz w:val="24"/>
          <w:szCs w:val="24"/>
        </w:rPr>
        <w:t>3. Ongoing Support: Ensure continuous provision of necessary school supplies to support students’ educational needs.</w:t>
      </w:r>
    </w:p>
    <w:p w14:paraId="5DDF9339" w14:textId="77777777" w:rsidR="00D70420" w:rsidRPr="00E417A5" w:rsidRDefault="00D70420" w:rsidP="00D70420">
      <w:pPr>
        <w:rPr>
          <w:sz w:val="24"/>
          <w:szCs w:val="24"/>
        </w:rPr>
      </w:pPr>
      <w:r w:rsidRPr="00E417A5">
        <w:rPr>
          <w:sz w:val="24"/>
          <w:szCs w:val="24"/>
        </w:rPr>
        <w:t>4. Expand Recognition Programs: Develop more comprehensive recognition programs to celebrate various achievements and encourage a culture of excellence.</w:t>
      </w:r>
    </w:p>
    <w:p w14:paraId="5ACA0408" w14:textId="77777777" w:rsidR="00D70420" w:rsidRDefault="00D70420" w:rsidP="00095082"/>
    <w:p w14:paraId="2EC4B319" w14:textId="77777777" w:rsidR="00095082" w:rsidRDefault="00095082">
      <w:pPr>
        <w:tabs>
          <w:tab w:val="left" w:pos="-440"/>
        </w:tabs>
        <w:rPr>
          <w:sz w:val="24"/>
          <w:szCs w:val="24"/>
        </w:rPr>
      </w:pPr>
    </w:p>
    <w:p w14:paraId="79D189CB" w14:textId="77777777" w:rsidR="00087C80" w:rsidRDefault="00087C80">
      <w:pPr>
        <w:tabs>
          <w:tab w:val="left" w:pos="-440"/>
        </w:tabs>
        <w:rPr>
          <w:sz w:val="24"/>
          <w:szCs w:val="24"/>
        </w:rPr>
      </w:pPr>
    </w:p>
    <w:p w14:paraId="5430EE98" w14:textId="77777777" w:rsidR="00046F70" w:rsidRDefault="00046F70" w:rsidP="00046F70">
      <w:pPr>
        <w:pStyle w:val="NormalWeb"/>
        <w:spacing w:before="0" w:beforeAutospacing="0" w:after="0" w:afterAutospacing="0"/>
        <w:jc w:val="center"/>
        <w:rPr>
          <w:b/>
          <w:bCs/>
          <w:color w:val="000000"/>
          <w:sz w:val="28"/>
          <w:szCs w:val="28"/>
          <w:u w:val="single"/>
        </w:rPr>
      </w:pPr>
    </w:p>
    <w:p w14:paraId="0E0180E0" w14:textId="77777777" w:rsidR="00046F70" w:rsidRDefault="00046F70" w:rsidP="00046F70">
      <w:pPr>
        <w:pStyle w:val="NormalWeb"/>
        <w:spacing w:before="0" w:beforeAutospacing="0" w:after="0" w:afterAutospacing="0"/>
        <w:jc w:val="center"/>
        <w:rPr>
          <w:b/>
          <w:bCs/>
          <w:color w:val="000000"/>
          <w:sz w:val="28"/>
          <w:szCs w:val="28"/>
          <w:u w:val="single"/>
        </w:rPr>
      </w:pPr>
    </w:p>
    <w:p w14:paraId="71B68867" w14:textId="77777777" w:rsidR="00046F70" w:rsidRDefault="00046F70" w:rsidP="00046F70">
      <w:pPr>
        <w:pStyle w:val="NormalWeb"/>
        <w:spacing w:before="0" w:beforeAutospacing="0" w:after="0" w:afterAutospacing="0"/>
        <w:jc w:val="center"/>
        <w:rPr>
          <w:b/>
          <w:bCs/>
          <w:color w:val="000000"/>
          <w:sz w:val="28"/>
          <w:szCs w:val="28"/>
          <w:u w:val="single"/>
        </w:rPr>
      </w:pPr>
    </w:p>
    <w:p w14:paraId="2D055F08" w14:textId="77777777" w:rsidR="00046F70" w:rsidRDefault="00046F70" w:rsidP="00046F70">
      <w:pPr>
        <w:pStyle w:val="NormalWeb"/>
        <w:spacing w:before="0" w:beforeAutospacing="0" w:after="0" w:afterAutospacing="0"/>
        <w:jc w:val="center"/>
        <w:rPr>
          <w:b/>
          <w:bCs/>
          <w:color w:val="000000"/>
          <w:sz w:val="28"/>
          <w:szCs w:val="28"/>
          <w:u w:val="single"/>
        </w:rPr>
      </w:pPr>
    </w:p>
    <w:p w14:paraId="33A63ABF" w14:textId="77777777" w:rsidR="00046F70" w:rsidRDefault="00046F70" w:rsidP="00046F70">
      <w:pPr>
        <w:pStyle w:val="NormalWeb"/>
        <w:spacing w:before="0" w:beforeAutospacing="0" w:after="0" w:afterAutospacing="0"/>
        <w:jc w:val="center"/>
        <w:rPr>
          <w:b/>
          <w:bCs/>
          <w:color w:val="000000"/>
          <w:sz w:val="28"/>
          <w:szCs w:val="28"/>
          <w:u w:val="single"/>
        </w:rPr>
      </w:pPr>
    </w:p>
    <w:p w14:paraId="2DD97D16" w14:textId="77777777" w:rsidR="00046F70" w:rsidRDefault="00046F70" w:rsidP="00046F70">
      <w:pPr>
        <w:pStyle w:val="NormalWeb"/>
        <w:spacing w:before="0" w:beforeAutospacing="0" w:after="0" w:afterAutospacing="0"/>
        <w:jc w:val="center"/>
        <w:rPr>
          <w:b/>
          <w:bCs/>
          <w:color w:val="000000"/>
          <w:sz w:val="28"/>
          <w:szCs w:val="28"/>
          <w:u w:val="single"/>
        </w:rPr>
      </w:pPr>
    </w:p>
    <w:p w14:paraId="2A468B09" w14:textId="77777777" w:rsidR="00046F70" w:rsidRDefault="00046F70" w:rsidP="00046F70">
      <w:pPr>
        <w:pStyle w:val="NormalWeb"/>
        <w:spacing w:before="0" w:beforeAutospacing="0" w:after="0" w:afterAutospacing="0"/>
        <w:jc w:val="center"/>
        <w:rPr>
          <w:b/>
          <w:bCs/>
          <w:color w:val="000000"/>
          <w:sz w:val="28"/>
          <w:szCs w:val="28"/>
          <w:u w:val="single"/>
        </w:rPr>
      </w:pPr>
    </w:p>
    <w:p w14:paraId="01F0DA56" w14:textId="77777777" w:rsidR="00046F70" w:rsidRDefault="00046F70" w:rsidP="00046F70">
      <w:pPr>
        <w:pStyle w:val="NormalWeb"/>
        <w:spacing w:before="0" w:beforeAutospacing="0" w:after="0" w:afterAutospacing="0"/>
        <w:jc w:val="center"/>
        <w:rPr>
          <w:b/>
          <w:bCs/>
          <w:color w:val="000000"/>
          <w:sz w:val="28"/>
          <w:szCs w:val="28"/>
          <w:u w:val="single"/>
        </w:rPr>
      </w:pPr>
    </w:p>
    <w:p w14:paraId="3C749024" w14:textId="77777777" w:rsidR="00046F70" w:rsidRDefault="00046F70" w:rsidP="00046F70">
      <w:pPr>
        <w:pStyle w:val="NormalWeb"/>
        <w:spacing w:before="0" w:beforeAutospacing="0" w:after="0" w:afterAutospacing="0"/>
        <w:jc w:val="center"/>
        <w:rPr>
          <w:b/>
          <w:bCs/>
          <w:color w:val="000000"/>
          <w:sz w:val="28"/>
          <w:szCs w:val="28"/>
          <w:u w:val="single"/>
        </w:rPr>
      </w:pPr>
    </w:p>
    <w:p w14:paraId="198699D1" w14:textId="77777777" w:rsidR="00046F70" w:rsidRDefault="00046F70" w:rsidP="00046F70">
      <w:pPr>
        <w:pStyle w:val="NormalWeb"/>
        <w:spacing w:before="0" w:beforeAutospacing="0" w:after="0" w:afterAutospacing="0"/>
        <w:jc w:val="center"/>
        <w:rPr>
          <w:b/>
          <w:bCs/>
          <w:color w:val="000000"/>
          <w:sz w:val="28"/>
          <w:szCs w:val="28"/>
          <w:u w:val="single"/>
        </w:rPr>
      </w:pPr>
    </w:p>
    <w:p w14:paraId="14C5C438" w14:textId="77777777" w:rsidR="00046F70" w:rsidRDefault="00046F70" w:rsidP="00046F70">
      <w:pPr>
        <w:pStyle w:val="NormalWeb"/>
        <w:spacing w:before="0" w:beforeAutospacing="0" w:after="0" w:afterAutospacing="0"/>
        <w:jc w:val="center"/>
        <w:rPr>
          <w:b/>
          <w:bCs/>
          <w:color w:val="000000"/>
          <w:sz w:val="28"/>
          <w:szCs w:val="28"/>
          <w:u w:val="single"/>
        </w:rPr>
      </w:pPr>
    </w:p>
    <w:p w14:paraId="23E0BEEF" w14:textId="77777777" w:rsidR="00046F70" w:rsidRDefault="00046F70" w:rsidP="00046F70">
      <w:pPr>
        <w:pStyle w:val="NormalWeb"/>
        <w:spacing w:before="0" w:beforeAutospacing="0" w:after="0" w:afterAutospacing="0"/>
        <w:jc w:val="center"/>
        <w:rPr>
          <w:b/>
          <w:bCs/>
          <w:color w:val="000000"/>
          <w:sz w:val="28"/>
          <w:szCs w:val="28"/>
          <w:u w:val="single"/>
        </w:rPr>
      </w:pPr>
    </w:p>
    <w:p w14:paraId="097BAF9C" w14:textId="77777777" w:rsidR="00046F70" w:rsidRDefault="00046F70" w:rsidP="00046F70">
      <w:pPr>
        <w:pStyle w:val="NormalWeb"/>
        <w:spacing w:before="0" w:beforeAutospacing="0" w:after="0" w:afterAutospacing="0"/>
        <w:jc w:val="center"/>
        <w:rPr>
          <w:b/>
          <w:bCs/>
          <w:color w:val="000000"/>
          <w:sz w:val="28"/>
          <w:szCs w:val="28"/>
          <w:u w:val="single"/>
        </w:rPr>
      </w:pPr>
    </w:p>
    <w:p w14:paraId="22F1591A" w14:textId="77777777" w:rsidR="00046F70" w:rsidRDefault="00046F70" w:rsidP="00046F70">
      <w:pPr>
        <w:pStyle w:val="NormalWeb"/>
        <w:spacing w:before="0" w:beforeAutospacing="0" w:after="0" w:afterAutospacing="0"/>
        <w:jc w:val="center"/>
        <w:rPr>
          <w:b/>
          <w:bCs/>
          <w:color w:val="000000"/>
          <w:sz w:val="28"/>
          <w:szCs w:val="28"/>
          <w:u w:val="single"/>
        </w:rPr>
      </w:pPr>
    </w:p>
    <w:p w14:paraId="712E2C87" w14:textId="77777777" w:rsidR="00046F70" w:rsidRDefault="00046F70" w:rsidP="00046F70">
      <w:pPr>
        <w:pStyle w:val="NormalWeb"/>
        <w:spacing w:before="0" w:beforeAutospacing="0" w:after="0" w:afterAutospacing="0"/>
        <w:jc w:val="center"/>
        <w:rPr>
          <w:b/>
          <w:bCs/>
          <w:color w:val="000000"/>
          <w:sz w:val="28"/>
          <w:szCs w:val="28"/>
          <w:u w:val="single"/>
        </w:rPr>
      </w:pPr>
    </w:p>
    <w:p w14:paraId="09EE98C5" w14:textId="77777777" w:rsidR="00046F70" w:rsidRDefault="00046F70" w:rsidP="008902A3">
      <w:pPr>
        <w:pStyle w:val="NormalWeb"/>
        <w:spacing w:before="0" w:beforeAutospacing="0" w:after="0" w:afterAutospacing="0"/>
        <w:rPr>
          <w:b/>
          <w:bCs/>
          <w:color w:val="000000"/>
          <w:sz w:val="28"/>
          <w:szCs w:val="28"/>
          <w:u w:val="single"/>
        </w:rPr>
      </w:pPr>
    </w:p>
    <w:p w14:paraId="6F7413AC" w14:textId="37566F0A" w:rsidR="00046F70" w:rsidRDefault="00046F70" w:rsidP="00046F70">
      <w:pPr>
        <w:pStyle w:val="NormalWeb"/>
        <w:spacing w:before="0" w:beforeAutospacing="0" w:after="0" w:afterAutospacing="0"/>
        <w:jc w:val="center"/>
        <w:rPr>
          <w:b/>
          <w:bCs/>
          <w:color w:val="000000"/>
          <w:sz w:val="28"/>
          <w:szCs w:val="28"/>
        </w:rPr>
      </w:pPr>
      <w:r w:rsidRPr="00D86A04">
        <w:rPr>
          <w:b/>
          <w:bCs/>
          <w:color w:val="000000"/>
          <w:sz w:val="28"/>
          <w:szCs w:val="28"/>
          <w:u w:val="single"/>
        </w:rPr>
        <w:t>Project</w:t>
      </w:r>
      <w:r w:rsidRPr="001D2FB9">
        <w:rPr>
          <w:b/>
          <w:bCs/>
          <w:color w:val="000000"/>
          <w:sz w:val="28"/>
          <w:szCs w:val="28"/>
        </w:rPr>
        <w:t xml:space="preserve"> </w:t>
      </w:r>
      <w:r w:rsidRPr="00D86A04">
        <w:rPr>
          <w:b/>
          <w:bCs/>
          <w:color w:val="000000"/>
          <w:sz w:val="28"/>
          <w:szCs w:val="28"/>
          <w:u w:val="single"/>
        </w:rPr>
        <w:t>Report</w:t>
      </w:r>
    </w:p>
    <w:p w14:paraId="532391E3" w14:textId="77777777" w:rsidR="00046F70" w:rsidRPr="001D2FB9" w:rsidRDefault="00046F70" w:rsidP="00046F70">
      <w:pPr>
        <w:pStyle w:val="NormalWeb"/>
        <w:spacing w:before="0" w:beforeAutospacing="0" w:after="0" w:afterAutospacing="0"/>
        <w:jc w:val="center"/>
        <w:rPr>
          <w:b/>
          <w:bCs/>
          <w:sz w:val="28"/>
          <w:szCs w:val="28"/>
        </w:rPr>
      </w:pPr>
    </w:p>
    <w:p w14:paraId="16A09A98" w14:textId="77777777" w:rsidR="00046F70" w:rsidRDefault="00046F70" w:rsidP="00046F70">
      <w:pPr>
        <w:pStyle w:val="NormalWeb"/>
        <w:spacing w:before="0" w:beforeAutospacing="0" w:after="0" w:afterAutospacing="0"/>
        <w:jc w:val="center"/>
        <w:rPr>
          <w:b/>
          <w:bCs/>
          <w:color w:val="000000"/>
          <w:sz w:val="28"/>
          <w:szCs w:val="28"/>
        </w:rPr>
      </w:pPr>
      <w:r w:rsidRPr="001D2FB9">
        <w:rPr>
          <w:b/>
          <w:bCs/>
          <w:color w:val="000000"/>
          <w:sz w:val="28"/>
          <w:szCs w:val="28"/>
        </w:rPr>
        <w:t>Possibilities Empowerment Conference</w:t>
      </w:r>
    </w:p>
    <w:p w14:paraId="2A5766A0" w14:textId="77777777" w:rsidR="00046F70" w:rsidRPr="001D2FB9" w:rsidRDefault="00046F70" w:rsidP="00046F70">
      <w:pPr>
        <w:pStyle w:val="NormalWeb"/>
        <w:spacing w:before="0" w:beforeAutospacing="0" w:after="0" w:afterAutospacing="0"/>
        <w:jc w:val="center"/>
        <w:rPr>
          <w:b/>
          <w:bCs/>
          <w:sz w:val="28"/>
          <w:szCs w:val="28"/>
        </w:rPr>
      </w:pPr>
      <w:r w:rsidRPr="001D2FB9">
        <w:rPr>
          <w:b/>
          <w:bCs/>
          <w:color w:val="000000"/>
          <w:sz w:val="28"/>
          <w:szCs w:val="28"/>
        </w:rPr>
        <w:t>for Persons with Disabilities</w:t>
      </w:r>
    </w:p>
    <w:p w14:paraId="7608E4CF" w14:textId="77777777" w:rsidR="00046F70" w:rsidRDefault="00046F70" w:rsidP="00046F70">
      <w:pPr>
        <w:pStyle w:val="NormalWeb"/>
        <w:spacing w:before="0" w:beforeAutospacing="0" w:after="0" w:afterAutospacing="0"/>
        <w:jc w:val="center"/>
        <w:rPr>
          <w:b/>
          <w:bCs/>
          <w:color w:val="000000"/>
          <w:sz w:val="28"/>
          <w:szCs w:val="28"/>
        </w:rPr>
      </w:pPr>
    </w:p>
    <w:p w14:paraId="4E3ECD7D" w14:textId="77777777" w:rsidR="00046F70" w:rsidRDefault="00046F70" w:rsidP="00046F70">
      <w:pPr>
        <w:pStyle w:val="NormalWeb"/>
        <w:spacing w:before="0" w:beforeAutospacing="0" w:after="0" w:afterAutospacing="0"/>
        <w:jc w:val="center"/>
        <w:rPr>
          <w:b/>
          <w:bCs/>
          <w:color w:val="000000"/>
          <w:sz w:val="28"/>
          <w:szCs w:val="28"/>
        </w:rPr>
      </w:pPr>
      <w:r w:rsidRPr="001D2FB9">
        <w:rPr>
          <w:b/>
          <w:bCs/>
          <w:color w:val="000000"/>
          <w:sz w:val="28"/>
          <w:szCs w:val="28"/>
        </w:rPr>
        <w:t>Date: May 18, 2024</w:t>
      </w:r>
    </w:p>
    <w:p w14:paraId="5A5E0AA7" w14:textId="77777777" w:rsidR="00046F70" w:rsidRPr="001D2FB9" w:rsidRDefault="00046F70" w:rsidP="00046F70">
      <w:pPr>
        <w:pStyle w:val="NormalWeb"/>
        <w:spacing w:before="0" w:beforeAutospacing="0" w:after="0" w:afterAutospacing="0"/>
        <w:jc w:val="center"/>
        <w:rPr>
          <w:b/>
          <w:bCs/>
          <w:sz w:val="28"/>
          <w:szCs w:val="28"/>
        </w:rPr>
      </w:pPr>
    </w:p>
    <w:p w14:paraId="64CB8521" w14:textId="77777777" w:rsidR="00046F70" w:rsidRDefault="00046F70" w:rsidP="00046F70">
      <w:pPr>
        <w:pStyle w:val="NormalWeb"/>
        <w:spacing w:before="0" w:beforeAutospacing="0" w:after="0" w:afterAutospacing="0"/>
        <w:jc w:val="center"/>
        <w:rPr>
          <w:b/>
          <w:bCs/>
          <w:color w:val="000000"/>
          <w:sz w:val="28"/>
          <w:szCs w:val="28"/>
        </w:rPr>
      </w:pPr>
      <w:r w:rsidRPr="001D2FB9">
        <w:rPr>
          <w:b/>
          <w:bCs/>
          <w:color w:val="000000"/>
          <w:sz w:val="28"/>
          <w:szCs w:val="28"/>
        </w:rPr>
        <w:t xml:space="preserve">Location:  </w:t>
      </w:r>
    </w:p>
    <w:p w14:paraId="6EBF225F" w14:textId="77777777" w:rsidR="00046F70" w:rsidRDefault="00046F70" w:rsidP="00046F70">
      <w:pPr>
        <w:pStyle w:val="NormalWeb"/>
        <w:spacing w:before="0" w:beforeAutospacing="0" w:after="0" w:afterAutospacing="0"/>
        <w:jc w:val="center"/>
        <w:rPr>
          <w:b/>
          <w:bCs/>
          <w:color w:val="000000"/>
          <w:sz w:val="28"/>
          <w:szCs w:val="28"/>
        </w:rPr>
      </w:pPr>
      <w:r w:rsidRPr="001D2FB9">
        <w:rPr>
          <w:b/>
          <w:bCs/>
          <w:color w:val="000000"/>
          <w:sz w:val="28"/>
          <w:szCs w:val="28"/>
        </w:rPr>
        <w:t xml:space="preserve">West </w:t>
      </w:r>
      <w:proofErr w:type="spellStart"/>
      <w:r w:rsidRPr="001D2FB9">
        <w:rPr>
          <w:b/>
          <w:bCs/>
          <w:color w:val="000000"/>
          <w:sz w:val="28"/>
          <w:szCs w:val="28"/>
        </w:rPr>
        <w:t>Mamprusi</w:t>
      </w:r>
      <w:proofErr w:type="spellEnd"/>
      <w:r w:rsidRPr="001D2FB9">
        <w:rPr>
          <w:b/>
          <w:bCs/>
          <w:color w:val="000000"/>
          <w:sz w:val="28"/>
          <w:szCs w:val="28"/>
        </w:rPr>
        <w:t xml:space="preserve"> Municipal Assembly, </w:t>
      </w:r>
    </w:p>
    <w:p w14:paraId="3596791E" w14:textId="77777777" w:rsidR="00046F70" w:rsidRPr="001D2FB9" w:rsidRDefault="00046F70" w:rsidP="00046F70">
      <w:pPr>
        <w:pStyle w:val="NormalWeb"/>
        <w:spacing w:before="0" w:beforeAutospacing="0" w:after="0" w:afterAutospacing="0"/>
        <w:jc w:val="center"/>
        <w:rPr>
          <w:b/>
          <w:bCs/>
          <w:sz w:val="28"/>
          <w:szCs w:val="28"/>
        </w:rPr>
      </w:pPr>
      <w:r w:rsidRPr="001D2FB9">
        <w:rPr>
          <w:b/>
          <w:bCs/>
          <w:color w:val="000000"/>
          <w:sz w:val="28"/>
          <w:szCs w:val="28"/>
        </w:rPr>
        <w:t>North East Region, Ghana</w:t>
      </w:r>
    </w:p>
    <w:p w14:paraId="68B14F3C" w14:textId="77777777" w:rsidR="00046F70" w:rsidRPr="001D2FB9" w:rsidRDefault="00046F70" w:rsidP="00046F70">
      <w:pPr>
        <w:spacing w:after="240"/>
        <w:rPr>
          <w:sz w:val="24"/>
          <w:szCs w:val="24"/>
          <w:lang w:bidi="ar-SA"/>
        </w:rPr>
      </w:pPr>
    </w:p>
    <w:p w14:paraId="75399ABE" w14:textId="77777777" w:rsidR="00046F70" w:rsidRDefault="00046F70" w:rsidP="00046F70">
      <w:pPr>
        <w:pStyle w:val="NormalWeb"/>
        <w:spacing w:before="0" w:beforeAutospacing="0" w:after="0" w:afterAutospacing="0"/>
        <w:rPr>
          <w:color w:val="000000"/>
        </w:rPr>
      </w:pPr>
    </w:p>
    <w:p w14:paraId="3DF26515" w14:textId="77777777" w:rsidR="00046F70" w:rsidRDefault="00046F70" w:rsidP="00046F70">
      <w:pPr>
        <w:pStyle w:val="NormalWeb"/>
        <w:spacing w:before="0" w:beforeAutospacing="0" w:after="0" w:afterAutospacing="0"/>
        <w:rPr>
          <w:color w:val="000000"/>
        </w:rPr>
      </w:pPr>
    </w:p>
    <w:p w14:paraId="171CAC6D" w14:textId="77777777" w:rsidR="00046F70" w:rsidRDefault="00046F70" w:rsidP="00046F70">
      <w:pPr>
        <w:pStyle w:val="NormalWeb"/>
        <w:spacing w:before="0" w:beforeAutospacing="0" w:after="0" w:afterAutospacing="0"/>
        <w:rPr>
          <w:color w:val="000000"/>
        </w:rPr>
      </w:pPr>
    </w:p>
    <w:p w14:paraId="420F8440" w14:textId="77777777" w:rsidR="00046F70" w:rsidRDefault="00046F70" w:rsidP="00046F70">
      <w:pPr>
        <w:pStyle w:val="NormalWeb"/>
        <w:spacing w:before="0" w:beforeAutospacing="0" w:after="0" w:afterAutospacing="0"/>
        <w:rPr>
          <w:color w:val="000000"/>
        </w:rPr>
      </w:pPr>
    </w:p>
    <w:p w14:paraId="68515CFF" w14:textId="77777777" w:rsidR="00046F70" w:rsidRDefault="00046F70" w:rsidP="00046F70">
      <w:pPr>
        <w:pStyle w:val="NormalWeb"/>
        <w:spacing w:before="0" w:beforeAutospacing="0" w:after="0" w:afterAutospacing="0"/>
        <w:rPr>
          <w:color w:val="000000"/>
        </w:rPr>
      </w:pPr>
    </w:p>
    <w:p w14:paraId="146982FF" w14:textId="77777777" w:rsidR="00046F70" w:rsidRDefault="00046F70" w:rsidP="00046F70">
      <w:pPr>
        <w:pStyle w:val="NormalWeb"/>
        <w:spacing w:before="0" w:beforeAutospacing="0" w:after="0" w:afterAutospacing="0"/>
        <w:rPr>
          <w:color w:val="000000"/>
        </w:rPr>
      </w:pPr>
    </w:p>
    <w:p w14:paraId="2ED33ABE" w14:textId="77777777" w:rsidR="00046F70" w:rsidRDefault="00046F70" w:rsidP="00046F70">
      <w:pPr>
        <w:pStyle w:val="NormalWeb"/>
        <w:spacing w:before="0" w:beforeAutospacing="0" w:after="0" w:afterAutospacing="0"/>
        <w:rPr>
          <w:color w:val="000000"/>
        </w:rPr>
      </w:pPr>
    </w:p>
    <w:p w14:paraId="78815726" w14:textId="77777777" w:rsidR="00046F70" w:rsidRDefault="00046F70" w:rsidP="00046F70">
      <w:pPr>
        <w:pStyle w:val="NormalWeb"/>
        <w:spacing w:before="0" w:beforeAutospacing="0" w:after="0" w:afterAutospacing="0"/>
        <w:rPr>
          <w:color w:val="000000"/>
        </w:rPr>
      </w:pPr>
    </w:p>
    <w:p w14:paraId="14F93BA0" w14:textId="77777777" w:rsidR="00046F70" w:rsidRDefault="00046F70" w:rsidP="00046F70">
      <w:pPr>
        <w:pStyle w:val="NormalWeb"/>
        <w:spacing w:before="0" w:beforeAutospacing="0" w:after="0" w:afterAutospacing="0"/>
        <w:rPr>
          <w:color w:val="000000"/>
        </w:rPr>
      </w:pPr>
    </w:p>
    <w:p w14:paraId="3871357A" w14:textId="77777777" w:rsidR="00046F70" w:rsidRDefault="00046F70" w:rsidP="00046F70">
      <w:pPr>
        <w:pStyle w:val="NormalWeb"/>
        <w:spacing w:before="0" w:beforeAutospacing="0" w:after="0" w:afterAutospacing="0"/>
        <w:rPr>
          <w:color w:val="000000"/>
        </w:rPr>
      </w:pPr>
    </w:p>
    <w:p w14:paraId="6A1D66AE" w14:textId="77777777" w:rsidR="00046F70" w:rsidRDefault="00046F70" w:rsidP="00046F70">
      <w:pPr>
        <w:pStyle w:val="NormalWeb"/>
        <w:spacing w:before="0" w:beforeAutospacing="0" w:after="0" w:afterAutospacing="0"/>
        <w:rPr>
          <w:color w:val="000000"/>
        </w:rPr>
      </w:pPr>
    </w:p>
    <w:p w14:paraId="04F9077E" w14:textId="77777777" w:rsidR="00046F70" w:rsidRDefault="00046F70" w:rsidP="00046F70">
      <w:pPr>
        <w:pStyle w:val="NormalWeb"/>
        <w:spacing w:before="0" w:beforeAutospacing="0" w:after="0" w:afterAutospacing="0"/>
        <w:rPr>
          <w:color w:val="000000"/>
        </w:rPr>
      </w:pPr>
    </w:p>
    <w:p w14:paraId="2005ECEF" w14:textId="77777777" w:rsidR="00046F70" w:rsidRDefault="00046F70" w:rsidP="00046F70">
      <w:pPr>
        <w:pStyle w:val="NormalWeb"/>
        <w:spacing w:before="0" w:beforeAutospacing="0" w:after="0" w:afterAutospacing="0"/>
        <w:rPr>
          <w:color w:val="000000"/>
        </w:rPr>
      </w:pPr>
    </w:p>
    <w:p w14:paraId="1E5F4C84" w14:textId="77777777" w:rsidR="00046F70" w:rsidRDefault="00046F70" w:rsidP="00046F70">
      <w:pPr>
        <w:pStyle w:val="NormalWeb"/>
        <w:spacing w:before="0" w:beforeAutospacing="0" w:after="0" w:afterAutospacing="0"/>
        <w:rPr>
          <w:color w:val="000000"/>
        </w:rPr>
      </w:pPr>
    </w:p>
    <w:p w14:paraId="49072690" w14:textId="77777777" w:rsidR="00046F70" w:rsidRDefault="00046F70" w:rsidP="00046F70">
      <w:pPr>
        <w:pStyle w:val="NormalWeb"/>
        <w:spacing w:before="0" w:beforeAutospacing="0" w:after="0" w:afterAutospacing="0"/>
        <w:rPr>
          <w:color w:val="000000"/>
        </w:rPr>
      </w:pPr>
    </w:p>
    <w:p w14:paraId="1E5672DA" w14:textId="77777777" w:rsidR="00046F70" w:rsidRDefault="00046F70" w:rsidP="008902A3">
      <w:pPr>
        <w:pStyle w:val="NormalWeb"/>
        <w:spacing w:before="0" w:beforeAutospacing="0" w:after="0" w:afterAutospacing="0"/>
        <w:rPr>
          <w:b/>
          <w:bCs/>
          <w:color w:val="000000"/>
        </w:rPr>
      </w:pPr>
    </w:p>
    <w:p w14:paraId="325F4E83" w14:textId="7580E165" w:rsidR="00046F70" w:rsidRPr="00D86A04" w:rsidRDefault="00046F70" w:rsidP="00046F70">
      <w:pPr>
        <w:pStyle w:val="NormalWeb"/>
        <w:spacing w:before="0" w:beforeAutospacing="0" w:after="0" w:afterAutospacing="0"/>
        <w:jc w:val="center"/>
        <w:rPr>
          <w:b/>
          <w:bCs/>
        </w:rPr>
      </w:pPr>
      <w:r w:rsidRPr="00D86A04">
        <w:rPr>
          <w:b/>
          <w:bCs/>
          <w:color w:val="000000"/>
        </w:rPr>
        <w:lastRenderedPageBreak/>
        <w:t>Introduction</w:t>
      </w:r>
    </w:p>
    <w:p w14:paraId="0D53B629" w14:textId="77777777" w:rsidR="00046F70" w:rsidRPr="001D2FB9" w:rsidRDefault="00046F70" w:rsidP="00046F70">
      <w:pPr>
        <w:pStyle w:val="NormalWeb"/>
        <w:spacing w:before="0" w:beforeAutospacing="0" w:after="0" w:afterAutospacing="0"/>
      </w:pPr>
      <w:r w:rsidRPr="001D2FB9">
        <w:rPr>
          <w:color w:val="000000"/>
        </w:rPr>
        <w:t xml:space="preserve">The Possibilities Empowerment Conference for Persons with Disabilities (PWDs) was held on May 18, 2024, at the West </w:t>
      </w:r>
      <w:proofErr w:type="spellStart"/>
      <w:r w:rsidRPr="001D2FB9">
        <w:rPr>
          <w:color w:val="000000"/>
        </w:rPr>
        <w:t>Mamprusi</w:t>
      </w:r>
      <w:proofErr w:type="spellEnd"/>
      <w:r w:rsidRPr="001D2FB9">
        <w:rPr>
          <w:color w:val="000000"/>
        </w:rPr>
        <w:t xml:space="preserve"> Municipal Assembly in Ghana's North East Region. This humanitarian initiative aimed to empower PWDs through various activities and donations, fostering community engagement and inclusivity. The event attracted a total of 247 attendees, including PWDs, caregivers, volunteers, and representatives from various organizations.</w:t>
      </w:r>
    </w:p>
    <w:p w14:paraId="5F7FE9B5" w14:textId="77777777" w:rsidR="00046F70" w:rsidRPr="001D2FB9" w:rsidRDefault="00046F70" w:rsidP="00046F70">
      <w:pPr>
        <w:spacing w:after="240"/>
        <w:rPr>
          <w:sz w:val="24"/>
          <w:szCs w:val="24"/>
          <w:lang w:bidi="ar-SA"/>
        </w:rPr>
      </w:pPr>
    </w:p>
    <w:p w14:paraId="4935A20A" w14:textId="77777777" w:rsidR="00046F70" w:rsidRPr="00D86A04" w:rsidRDefault="00046F70" w:rsidP="00046F70">
      <w:pPr>
        <w:pStyle w:val="NormalWeb"/>
        <w:spacing w:before="0" w:beforeAutospacing="0" w:after="0" w:afterAutospacing="0"/>
        <w:rPr>
          <w:b/>
          <w:bCs/>
        </w:rPr>
      </w:pPr>
      <w:r w:rsidRPr="00D86A04">
        <w:rPr>
          <w:b/>
          <w:bCs/>
          <w:color w:val="000000"/>
        </w:rPr>
        <w:t>Objectives  </w:t>
      </w:r>
    </w:p>
    <w:p w14:paraId="299638F1" w14:textId="77777777" w:rsidR="00046F70" w:rsidRPr="001D2FB9" w:rsidRDefault="00046F70" w:rsidP="00046F70">
      <w:pPr>
        <w:pStyle w:val="NormalWeb"/>
        <w:spacing w:before="0" w:beforeAutospacing="0" w:after="0" w:afterAutospacing="0"/>
      </w:pPr>
      <w:r w:rsidRPr="001D2FB9">
        <w:rPr>
          <w:color w:val="000000"/>
        </w:rPr>
        <w:t>1. Empower PWDs: Provide essential resources and support to enhance the quality of life for PWDs.  </w:t>
      </w:r>
    </w:p>
    <w:p w14:paraId="03135131" w14:textId="77777777" w:rsidR="00046F70" w:rsidRPr="001D2FB9" w:rsidRDefault="00046F70" w:rsidP="00046F70">
      <w:pPr>
        <w:rPr>
          <w:sz w:val="24"/>
          <w:szCs w:val="24"/>
          <w:lang w:bidi="ar-SA"/>
        </w:rPr>
      </w:pPr>
    </w:p>
    <w:p w14:paraId="171E7DE6" w14:textId="77777777" w:rsidR="00046F70" w:rsidRPr="001D2FB9" w:rsidRDefault="00046F70" w:rsidP="00046F70">
      <w:pPr>
        <w:pStyle w:val="NormalWeb"/>
        <w:spacing w:before="0" w:beforeAutospacing="0" w:after="0" w:afterAutospacing="0"/>
      </w:pPr>
      <w:r w:rsidRPr="001D2FB9">
        <w:rPr>
          <w:color w:val="000000"/>
        </w:rPr>
        <w:t>2. Promote Mental Health: Offer mental health talks and psychological screenings to address mental health concerns.  </w:t>
      </w:r>
    </w:p>
    <w:p w14:paraId="07D0A3C5" w14:textId="77777777" w:rsidR="00046F70" w:rsidRPr="001D2FB9" w:rsidRDefault="00046F70" w:rsidP="00046F70">
      <w:pPr>
        <w:rPr>
          <w:sz w:val="24"/>
          <w:szCs w:val="24"/>
          <w:lang w:bidi="ar-SA"/>
        </w:rPr>
      </w:pPr>
    </w:p>
    <w:p w14:paraId="6A27846C" w14:textId="77777777" w:rsidR="00046F70" w:rsidRPr="001D2FB9" w:rsidRDefault="00046F70" w:rsidP="00046F70">
      <w:pPr>
        <w:pStyle w:val="NormalWeb"/>
        <w:spacing w:before="0" w:beforeAutospacing="0" w:after="0" w:afterAutospacing="0"/>
      </w:pPr>
      <w:r w:rsidRPr="001D2FB9">
        <w:rPr>
          <w:color w:val="000000"/>
        </w:rPr>
        <w:t>3. Foster Community Support: Engage the community in supporting PWDs through donations and active participation.  </w:t>
      </w:r>
    </w:p>
    <w:p w14:paraId="0910047F" w14:textId="77777777" w:rsidR="00046F70" w:rsidRPr="001D2FB9" w:rsidRDefault="00046F70" w:rsidP="00046F70">
      <w:pPr>
        <w:rPr>
          <w:sz w:val="24"/>
          <w:szCs w:val="24"/>
          <w:lang w:bidi="ar-SA"/>
        </w:rPr>
      </w:pPr>
    </w:p>
    <w:p w14:paraId="468926C5" w14:textId="77777777" w:rsidR="00046F70" w:rsidRPr="001D2FB9" w:rsidRDefault="00046F70" w:rsidP="00046F70">
      <w:pPr>
        <w:pStyle w:val="NormalWeb"/>
        <w:spacing w:before="0" w:beforeAutospacing="0" w:after="0" w:afterAutospacing="0"/>
      </w:pPr>
      <w:r w:rsidRPr="001D2FB9">
        <w:rPr>
          <w:color w:val="000000"/>
        </w:rPr>
        <w:t>4. Raise Awareness: Highlight the challenges faced by PWDs and promote inclusivity within the community.  </w:t>
      </w:r>
    </w:p>
    <w:p w14:paraId="16A13AF8" w14:textId="77777777" w:rsidR="00046F70" w:rsidRPr="001D2FB9" w:rsidRDefault="00046F70" w:rsidP="00046F70">
      <w:pPr>
        <w:spacing w:after="240"/>
        <w:rPr>
          <w:sz w:val="24"/>
          <w:szCs w:val="24"/>
          <w:lang w:bidi="ar-SA"/>
        </w:rPr>
      </w:pPr>
    </w:p>
    <w:p w14:paraId="4260090C" w14:textId="77777777" w:rsidR="00046F70" w:rsidRPr="00604C10" w:rsidRDefault="00046F70" w:rsidP="00046F70">
      <w:pPr>
        <w:pStyle w:val="NormalWeb"/>
        <w:spacing w:before="0" w:beforeAutospacing="0" w:after="0" w:afterAutospacing="0"/>
        <w:rPr>
          <w:b/>
          <w:bCs/>
        </w:rPr>
      </w:pPr>
      <w:r w:rsidRPr="00604C10">
        <w:rPr>
          <w:b/>
          <w:bCs/>
          <w:color w:val="000000"/>
        </w:rPr>
        <w:t>Attendance  </w:t>
      </w:r>
    </w:p>
    <w:p w14:paraId="7947D9BD" w14:textId="77777777" w:rsidR="00046F70" w:rsidRPr="001D2FB9" w:rsidRDefault="00046F70" w:rsidP="00046F70">
      <w:pPr>
        <w:pStyle w:val="NormalWeb"/>
        <w:spacing w:before="0" w:beforeAutospacing="0" w:after="0" w:afterAutospacing="0"/>
      </w:pPr>
      <w:r w:rsidRPr="001D2FB9">
        <w:rPr>
          <w:color w:val="000000"/>
        </w:rPr>
        <w:t>The conference welcomed 247 participants, including:  </w:t>
      </w:r>
    </w:p>
    <w:p w14:paraId="54791355" w14:textId="77777777" w:rsidR="00046F70" w:rsidRPr="001D2FB9" w:rsidRDefault="00046F70" w:rsidP="00046F70">
      <w:pPr>
        <w:pStyle w:val="NormalWeb"/>
        <w:spacing w:before="0" w:beforeAutospacing="0" w:after="0" w:afterAutospacing="0"/>
      </w:pPr>
      <w:r w:rsidRPr="001D2FB9">
        <w:rPr>
          <w:color w:val="000000"/>
        </w:rPr>
        <w:t>- Persons with disabilities  </w:t>
      </w:r>
    </w:p>
    <w:p w14:paraId="43E77E78" w14:textId="77777777" w:rsidR="00046F70" w:rsidRPr="001D2FB9" w:rsidRDefault="00046F70" w:rsidP="00046F70">
      <w:pPr>
        <w:pStyle w:val="NormalWeb"/>
        <w:spacing w:before="0" w:beforeAutospacing="0" w:after="0" w:afterAutospacing="0"/>
      </w:pPr>
      <w:r w:rsidRPr="001D2FB9">
        <w:rPr>
          <w:color w:val="000000"/>
        </w:rPr>
        <w:t>- Caregivers and family members  </w:t>
      </w:r>
    </w:p>
    <w:p w14:paraId="22EB8C39" w14:textId="77777777" w:rsidR="00046F70" w:rsidRPr="001D2FB9" w:rsidRDefault="00046F70" w:rsidP="00046F70">
      <w:pPr>
        <w:pStyle w:val="NormalWeb"/>
        <w:spacing w:before="0" w:beforeAutospacing="0" w:after="0" w:afterAutospacing="0"/>
      </w:pPr>
      <w:r w:rsidRPr="001D2FB9">
        <w:rPr>
          <w:color w:val="000000"/>
        </w:rPr>
        <w:t>- Volunteers and community members  </w:t>
      </w:r>
    </w:p>
    <w:p w14:paraId="416F3D40" w14:textId="77777777" w:rsidR="00046F70" w:rsidRPr="001D2FB9" w:rsidRDefault="00046F70" w:rsidP="00046F70">
      <w:pPr>
        <w:pStyle w:val="NormalWeb"/>
        <w:spacing w:before="0" w:beforeAutospacing="0" w:after="0" w:afterAutospacing="0"/>
      </w:pPr>
      <w:r w:rsidRPr="001D2FB9">
        <w:rPr>
          <w:color w:val="000000"/>
        </w:rPr>
        <w:t>- Representatives from NGOs and local organizations  </w:t>
      </w:r>
    </w:p>
    <w:p w14:paraId="638D9238" w14:textId="77777777" w:rsidR="00046F70" w:rsidRPr="001D2FB9" w:rsidRDefault="00046F70" w:rsidP="00046F70">
      <w:pPr>
        <w:pStyle w:val="NormalWeb"/>
        <w:spacing w:before="0" w:beforeAutospacing="0" w:after="0" w:afterAutospacing="0"/>
      </w:pPr>
      <w:r w:rsidRPr="001D2FB9">
        <w:rPr>
          <w:color w:val="000000"/>
        </w:rPr>
        <w:t>- Government officials, including the Honorable DCE, MCE, Director for Social Welfare, and other Social Welfare staff.  </w:t>
      </w:r>
    </w:p>
    <w:p w14:paraId="492F639B" w14:textId="77777777" w:rsidR="00046F70" w:rsidRPr="001D2FB9" w:rsidRDefault="00046F70" w:rsidP="00046F70">
      <w:pPr>
        <w:spacing w:after="240"/>
        <w:rPr>
          <w:sz w:val="24"/>
          <w:szCs w:val="24"/>
          <w:lang w:bidi="ar-SA"/>
        </w:rPr>
      </w:pPr>
    </w:p>
    <w:p w14:paraId="3A0D156A" w14:textId="77777777" w:rsidR="00046F70" w:rsidRPr="00604C10" w:rsidRDefault="00046F70" w:rsidP="00046F70">
      <w:pPr>
        <w:pStyle w:val="NormalWeb"/>
        <w:spacing w:before="0" w:beforeAutospacing="0" w:after="0" w:afterAutospacing="0"/>
        <w:rPr>
          <w:b/>
          <w:bCs/>
        </w:rPr>
      </w:pPr>
      <w:r w:rsidRPr="00604C10">
        <w:rPr>
          <w:b/>
          <w:bCs/>
          <w:color w:val="000000"/>
        </w:rPr>
        <w:t>Key Activities  </w:t>
      </w:r>
    </w:p>
    <w:p w14:paraId="22FB50C3" w14:textId="77777777" w:rsidR="00046F70" w:rsidRPr="00604C10" w:rsidRDefault="00046F70" w:rsidP="00046F70">
      <w:pPr>
        <w:pStyle w:val="NormalWeb"/>
        <w:spacing w:before="0" w:beforeAutospacing="0" w:after="0" w:afterAutospacing="0"/>
        <w:rPr>
          <w:b/>
          <w:bCs/>
        </w:rPr>
      </w:pPr>
      <w:r w:rsidRPr="00604C10">
        <w:rPr>
          <w:b/>
          <w:bCs/>
          <w:color w:val="000000"/>
        </w:rPr>
        <w:t>Motivational Talk  </w:t>
      </w:r>
    </w:p>
    <w:p w14:paraId="1E5606BC" w14:textId="77777777" w:rsidR="00046F70" w:rsidRPr="001D2FB9" w:rsidRDefault="00046F70" w:rsidP="00046F70">
      <w:pPr>
        <w:pStyle w:val="NormalWeb"/>
        <w:spacing w:before="0" w:beforeAutospacing="0" w:after="0" w:afterAutospacing="0"/>
      </w:pPr>
      <w:r w:rsidRPr="001D2FB9">
        <w:rPr>
          <w:color w:val="000000"/>
        </w:rPr>
        <w:t>A motivational session led by Prophet Joshua Duut, a respected local pastor, inspired attendees to focus on improving their lives. He emphasized that disability does not equate to inability, encouraging PWDs to pursue their dreams with resilience and hard work.</w:t>
      </w:r>
    </w:p>
    <w:p w14:paraId="654D0F1F" w14:textId="77777777" w:rsidR="00046F70" w:rsidRPr="001D2FB9" w:rsidRDefault="00046F70" w:rsidP="00046F70">
      <w:pPr>
        <w:rPr>
          <w:sz w:val="24"/>
          <w:szCs w:val="24"/>
          <w:lang w:bidi="ar-SA"/>
        </w:rPr>
      </w:pPr>
    </w:p>
    <w:p w14:paraId="5849F446" w14:textId="77777777" w:rsidR="00046F70" w:rsidRPr="00604C10" w:rsidRDefault="00046F70" w:rsidP="00046F70">
      <w:pPr>
        <w:pStyle w:val="NormalWeb"/>
        <w:spacing w:before="0" w:beforeAutospacing="0" w:after="0" w:afterAutospacing="0"/>
        <w:rPr>
          <w:b/>
          <w:bCs/>
        </w:rPr>
      </w:pPr>
      <w:r w:rsidRPr="00604C10">
        <w:rPr>
          <w:b/>
          <w:bCs/>
          <w:color w:val="000000"/>
        </w:rPr>
        <w:t>Mental Health Talk and Psychological Screening  </w:t>
      </w:r>
    </w:p>
    <w:p w14:paraId="282CFD5E" w14:textId="77777777" w:rsidR="00046F70" w:rsidRPr="001D2FB9" w:rsidRDefault="00046F70" w:rsidP="00046F70">
      <w:pPr>
        <w:pStyle w:val="NormalWeb"/>
        <w:spacing w:before="0" w:beforeAutospacing="0" w:after="0" w:afterAutospacing="0"/>
      </w:pPr>
      <w:r w:rsidRPr="001D2FB9">
        <w:rPr>
          <w:color w:val="000000"/>
        </w:rPr>
        <w:t>Dr. Divine from TOLEGHCGH, a psychologist specializing in mental health for PWDs, conducted a session on the importance of mental health. He discussed common challenges and coping strategies, followed by psychological screenings to identify individuals needing further support.</w:t>
      </w:r>
    </w:p>
    <w:p w14:paraId="6100D41E" w14:textId="77777777" w:rsidR="00046F70" w:rsidRPr="001D2FB9" w:rsidRDefault="00046F70" w:rsidP="00046F70">
      <w:pPr>
        <w:rPr>
          <w:sz w:val="24"/>
          <w:szCs w:val="24"/>
          <w:lang w:bidi="ar-SA"/>
        </w:rPr>
      </w:pPr>
    </w:p>
    <w:p w14:paraId="77D65BFC" w14:textId="77777777" w:rsidR="00046F70" w:rsidRDefault="00046F70" w:rsidP="00046F70">
      <w:pPr>
        <w:pStyle w:val="NormalWeb"/>
        <w:spacing w:before="0" w:beforeAutospacing="0" w:after="0" w:afterAutospacing="0"/>
        <w:rPr>
          <w:color w:val="000000"/>
        </w:rPr>
      </w:pPr>
    </w:p>
    <w:p w14:paraId="749AE9F2" w14:textId="77777777" w:rsidR="00046F70" w:rsidRDefault="00046F70" w:rsidP="00046F70">
      <w:pPr>
        <w:pStyle w:val="NormalWeb"/>
        <w:spacing w:before="0" w:beforeAutospacing="0" w:after="0" w:afterAutospacing="0"/>
        <w:rPr>
          <w:b/>
          <w:bCs/>
          <w:color w:val="000000"/>
        </w:rPr>
      </w:pPr>
    </w:p>
    <w:p w14:paraId="0BF4B569" w14:textId="77777777" w:rsidR="00046F70" w:rsidRDefault="00046F70" w:rsidP="00046F70">
      <w:pPr>
        <w:pStyle w:val="NormalWeb"/>
        <w:spacing w:before="0" w:beforeAutospacing="0" w:after="0" w:afterAutospacing="0"/>
        <w:rPr>
          <w:b/>
          <w:bCs/>
          <w:color w:val="000000"/>
        </w:rPr>
      </w:pPr>
    </w:p>
    <w:p w14:paraId="42D32B29" w14:textId="77777777" w:rsidR="00046F70" w:rsidRDefault="00046F70" w:rsidP="00046F70">
      <w:pPr>
        <w:pStyle w:val="NormalWeb"/>
        <w:spacing w:before="0" w:beforeAutospacing="0" w:after="0" w:afterAutospacing="0"/>
        <w:rPr>
          <w:b/>
          <w:bCs/>
          <w:color w:val="000000"/>
        </w:rPr>
      </w:pPr>
    </w:p>
    <w:p w14:paraId="7593D19F" w14:textId="45E02408" w:rsidR="00046F70" w:rsidRPr="00604C10" w:rsidRDefault="00046F70" w:rsidP="00046F70">
      <w:pPr>
        <w:pStyle w:val="NormalWeb"/>
        <w:spacing w:before="0" w:beforeAutospacing="0" w:after="0" w:afterAutospacing="0"/>
        <w:rPr>
          <w:b/>
          <w:bCs/>
        </w:rPr>
      </w:pPr>
      <w:r w:rsidRPr="00604C10">
        <w:rPr>
          <w:b/>
          <w:bCs/>
          <w:color w:val="000000"/>
        </w:rPr>
        <w:lastRenderedPageBreak/>
        <w:t>Donation of Essential Items  </w:t>
      </w:r>
    </w:p>
    <w:p w14:paraId="42DDC35D" w14:textId="77777777" w:rsidR="00046F70" w:rsidRPr="001D2FB9" w:rsidRDefault="00046F70" w:rsidP="00046F70">
      <w:pPr>
        <w:pStyle w:val="NormalWeb"/>
        <w:spacing w:before="0" w:beforeAutospacing="0" w:after="0" w:afterAutospacing="0"/>
      </w:pPr>
      <w:r w:rsidRPr="001D2FB9">
        <w:rPr>
          <w:color w:val="000000"/>
        </w:rPr>
        <w:t>Attendees received essential items, including bags of rice, drinks, biscuits, water, used clothing, and snacks. These donations aimed to provide immediate relief and support to PWDs and their families.</w:t>
      </w:r>
    </w:p>
    <w:p w14:paraId="509C9157" w14:textId="77777777" w:rsidR="00046F70" w:rsidRPr="001D2FB9" w:rsidRDefault="00046F70" w:rsidP="00046F70">
      <w:pPr>
        <w:rPr>
          <w:sz w:val="24"/>
          <w:szCs w:val="24"/>
          <w:lang w:bidi="ar-SA"/>
        </w:rPr>
      </w:pPr>
    </w:p>
    <w:p w14:paraId="2180862E" w14:textId="77777777" w:rsidR="00046F70" w:rsidRPr="00604C10" w:rsidRDefault="00046F70" w:rsidP="00046F70">
      <w:pPr>
        <w:pStyle w:val="NormalWeb"/>
        <w:spacing w:before="0" w:beforeAutospacing="0" w:after="0" w:afterAutospacing="0"/>
        <w:rPr>
          <w:b/>
          <w:bCs/>
        </w:rPr>
      </w:pPr>
      <w:r w:rsidRPr="00604C10">
        <w:rPr>
          <w:b/>
          <w:bCs/>
          <w:color w:val="000000"/>
        </w:rPr>
        <w:t>Engagement and Networking  </w:t>
      </w:r>
    </w:p>
    <w:p w14:paraId="5AA868CD" w14:textId="77777777" w:rsidR="00046F70" w:rsidRPr="001D2FB9" w:rsidRDefault="00046F70" w:rsidP="00046F70">
      <w:pPr>
        <w:pStyle w:val="NormalWeb"/>
        <w:spacing w:before="0" w:beforeAutospacing="0" w:after="0" w:afterAutospacing="0"/>
      </w:pPr>
      <w:r w:rsidRPr="001D2FB9">
        <w:rPr>
          <w:color w:val="000000"/>
        </w:rPr>
        <w:t>The conference facilitated interactions among PWDs, caregivers, and various organizations, fostering a sense of community. Networking opportunities allowed PWDs to connect with potential sources of ongoing support.</w:t>
      </w:r>
    </w:p>
    <w:p w14:paraId="09C9755D" w14:textId="77777777" w:rsidR="00046F70" w:rsidRPr="001D2FB9" w:rsidRDefault="00046F70" w:rsidP="00046F70">
      <w:pPr>
        <w:spacing w:after="240"/>
        <w:rPr>
          <w:sz w:val="24"/>
          <w:szCs w:val="24"/>
          <w:lang w:bidi="ar-SA"/>
        </w:rPr>
      </w:pPr>
    </w:p>
    <w:p w14:paraId="10A8320D" w14:textId="77777777" w:rsidR="00046F70" w:rsidRPr="00604C10" w:rsidRDefault="00046F70" w:rsidP="00046F70">
      <w:pPr>
        <w:pStyle w:val="NormalWeb"/>
        <w:spacing w:before="0" w:beforeAutospacing="0" w:after="0" w:afterAutospacing="0"/>
        <w:rPr>
          <w:b/>
          <w:bCs/>
        </w:rPr>
      </w:pPr>
      <w:r w:rsidRPr="00604C10">
        <w:rPr>
          <w:b/>
          <w:bCs/>
          <w:color w:val="000000"/>
        </w:rPr>
        <w:t>Detailed Activity Report  </w:t>
      </w:r>
    </w:p>
    <w:p w14:paraId="1F94D838" w14:textId="77777777" w:rsidR="00046F70" w:rsidRPr="001D2FB9" w:rsidRDefault="00046F70" w:rsidP="00046F70">
      <w:pPr>
        <w:rPr>
          <w:sz w:val="24"/>
          <w:szCs w:val="24"/>
          <w:lang w:bidi="ar-SA"/>
        </w:rPr>
      </w:pPr>
    </w:p>
    <w:p w14:paraId="2C37985D" w14:textId="77777777" w:rsidR="00046F70" w:rsidRPr="001D2FB9" w:rsidRDefault="00046F70" w:rsidP="00046F70">
      <w:pPr>
        <w:pStyle w:val="NormalWeb"/>
        <w:spacing w:before="0" w:beforeAutospacing="0" w:after="0" w:afterAutospacing="0"/>
      </w:pPr>
      <w:r w:rsidRPr="001D2FB9">
        <w:rPr>
          <w:color w:val="000000"/>
        </w:rPr>
        <w:t xml:space="preserve">1. </w:t>
      </w:r>
      <w:r w:rsidRPr="00604C10">
        <w:rPr>
          <w:b/>
          <w:bCs/>
          <w:color w:val="000000"/>
        </w:rPr>
        <w:t>Motivational Talk:</w:t>
      </w:r>
    </w:p>
    <w:p w14:paraId="6BDCEE37" w14:textId="77777777" w:rsidR="00046F70" w:rsidRPr="001D2FB9" w:rsidRDefault="00046F70" w:rsidP="00046F70">
      <w:pPr>
        <w:pStyle w:val="NormalWeb"/>
        <w:spacing w:before="0" w:beforeAutospacing="0" w:after="0" w:afterAutospacing="0"/>
      </w:pPr>
      <w:r w:rsidRPr="001D2FB9">
        <w:rPr>
          <w:color w:val="000000"/>
        </w:rPr>
        <w:t>   Led by Prophet Joshua Duut, the talk inspired attendees with messages of hope and resilience, encouraging them to focus on personal growth and academic pursuits.</w:t>
      </w:r>
    </w:p>
    <w:p w14:paraId="15ABAA4C" w14:textId="77777777" w:rsidR="00046F70" w:rsidRPr="001D2FB9" w:rsidRDefault="00046F70" w:rsidP="00046F70">
      <w:pPr>
        <w:rPr>
          <w:sz w:val="24"/>
          <w:szCs w:val="24"/>
          <w:lang w:bidi="ar-SA"/>
        </w:rPr>
      </w:pPr>
    </w:p>
    <w:p w14:paraId="75B0D1E4" w14:textId="77777777" w:rsidR="00046F70" w:rsidRPr="001D2FB9" w:rsidRDefault="00046F70" w:rsidP="00046F70">
      <w:pPr>
        <w:pStyle w:val="NormalWeb"/>
        <w:spacing w:before="0" w:beforeAutospacing="0" w:after="0" w:afterAutospacing="0"/>
      </w:pPr>
      <w:r w:rsidRPr="006935A2">
        <w:rPr>
          <w:b/>
          <w:bCs/>
          <w:color w:val="000000"/>
        </w:rPr>
        <w:t>2.</w:t>
      </w:r>
      <w:r w:rsidRPr="001D2FB9">
        <w:rPr>
          <w:color w:val="000000"/>
        </w:rPr>
        <w:t xml:space="preserve"> </w:t>
      </w:r>
      <w:r w:rsidRPr="00604C10">
        <w:rPr>
          <w:b/>
          <w:bCs/>
          <w:color w:val="000000"/>
        </w:rPr>
        <w:t>Mental Health Talk:</w:t>
      </w:r>
      <w:r w:rsidRPr="001D2FB9">
        <w:rPr>
          <w:color w:val="000000"/>
        </w:rPr>
        <w:t> </w:t>
      </w:r>
    </w:p>
    <w:p w14:paraId="1B70FF15" w14:textId="77777777" w:rsidR="00046F70" w:rsidRPr="001D2FB9" w:rsidRDefault="00046F70" w:rsidP="00046F70">
      <w:pPr>
        <w:pStyle w:val="NormalWeb"/>
        <w:spacing w:before="0" w:beforeAutospacing="0" w:after="0" w:afterAutospacing="0"/>
      </w:pPr>
      <w:r w:rsidRPr="001D2FB9">
        <w:rPr>
          <w:color w:val="000000"/>
        </w:rPr>
        <w:t>   Dr. Divine emphasized early recognition and management of mental health issues, covering topics such as stress management and available resources.</w:t>
      </w:r>
    </w:p>
    <w:p w14:paraId="58F687CB" w14:textId="77777777" w:rsidR="00046F70" w:rsidRPr="001D2FB9" w:rsidRDefault="00046F70" w:rsidP="00046F70">
      <w:pPr>
        <w:rPr>
          <w:sz w:val="24"/>
          <w:szCs w:val="24"/>
          <w:lang w:bidi="ar-SA"/>
        </w:rPr>
      </w:pPr>
    </w:p>
    <w:p w14:paraId="04C4554F" w14:textId="77777777" w:rsidR="00046F70" w:rsidRPr="001D2FB9" w:rsidRDefault="00046F70" w:rsidP="00046F70">
      <w:pPr>
        <w:pStyle w:val="NormalWeb"/>
        <w:spacing w:before="0" w:beforeAutospacing="0" w:after="0" w:afterAutospacing="0"/>
      </w:pPr>
      <w:r w:rsidRPr="006935A2">
        <w:rPr>
          <w:b/>
          <w:bCs/>
          <w:color w:val="000000"/>
        </w:rPr>
        <w:t>3.</w:t>
      </w:r>
      <w:r w:rsidRPr="001D2FB9">
        <w:rPr>
          <w:color w:val="000000"/>
        </w:rPr>
        <w:t xml:space="preserve"> </w:t>
      </w:r>
      <w:r w:rsidRPr="006935A2">
        <w:rPr>
          <w:b/>
          <w:bCs/>
          <w:color w:val="000000"/>
        </w:rPr>
        <w:t>Psychological Screening:</w:t>
      </w:r>
      <w:r w:rsidRPr="001D2FB9">
        <w:rPr>
          <w:color w:val="000000"/>
        </w:rPr>
        <w:t> </w:t>
      </w:r>
    </w:p>
    <w:p w14:paraId="7B097403" w14:textId="77777777" w:rsidR="00046F70" w:rsidRPr="001D2FB9" w:rsidRDefault="00046F70" w:rsidP="00046F70">
      <w:pPr>
        <w:pStyle w:val="NormalWeb"/>
        <w:spacing w:before="0" w:beforeAutospacing="0" w:after="0" w:afterAutospacing="0"/>
      </w:pPr>
      <w:r w:rsidRPr="001D2FB9">
        <w:rPr>
          <w:color w:val="000000"/>
        </w:rPr>
        <w:t>   Conducted professionally, the screenings aimed to identify individuals needing mental health support, ensuring confidentiality and a safe environment.</w:t>
      </w:r>
    </w:p>
    <w:p w14:paraId="34B49FC3" w14:textId="77777777" w:rsidR="00046F70" w:rsidRPr="001D2FB9" w:rsidRDefault="00046F70" w:rsidP="00046F70">
      <w:pPr>
        <w:rPr>
          <w:sz w:val="24"/>
          <w:szCs w:val="24"/>
          <w:lang w:bidi="ar-SA"/>
        </w:rPr>
      </w:pPr>
    </w:p>
    <w:p w14:paraId="1061BB4F" w14:textId="77777777" w:rsidR="00046F70" w:rsidRPr="006935A2" w:rsidRDefault="00046F70" w:rsidP="00046F70">
      <w:pPr>
        <w:pStyle w:val="NormalWeb"/>
        <w:spacing w:before="0" w:beforeAutospacing="0" w:after="0" w:afterAutospacing="0"/>
        <w:rPr>
          <w:b/>
          <w:bCs/>
        </w:rPr>
      </w:pPr>
      <w:r w:rsidRPr="006935A2">
        <w:rPr>
          <w:b/>
          <w:bCs/>
          <w:color w:val="000000"/>
        </w:rPr>
        <w:t>4. Donation Distribution:</w:t>
      </w:r>
    </w:p>
    <w:p w14:paraId="105B7369" w14:textId="77777777" w:rsidR="00046F70" w:rsidRPr="001D2FB9" w:rsidRDefault="00046F70" w:rsidP="00046F70">
      <w:pPr>
        <w:pStyle w:val="NormalWeb"/>
        <w:spacing w:before="0" w:beforeAutospacing="0" w:after="0" w:afterAutospacing="0"/>
      </w:pPr>
      <w:r w:rsidRPr="001D2FB9">
        <w:rPr>
          <w:color w:val="000000"/>
        </w:rPr>
        <w:t>   Volunteers efficiently organized the distribution of donated items, ensuring equitable access for all participants. The donations included:</w:t>
      </w:r>
    </w:p>
    <w:p w14:paraId="1F672EFB" w14:textId="77777777" w:rsidR="00046F70" w:rsidRPr="001D2FB9" w:rsidRDefault="00046F70" w:rsidP="00046F70">
      <w:pPr>
        <w:pStyle w:val="NormalWeb"/>
        <w:spacing w:before="0" w:beforeAutospacing="0" w:after="0" w:afterAutospacing="0"/>
      </w:pPr>
      <w:r w:rsidRPr="001D2FB9">
        <w:rPr>
          <w:color w:val="000000"/>
        </w:rPr>
        <w:t>   - 50 bags of rice  </w:t>
      </w:r>
    </w:p>
    <w:p w14:paraId="548210A0" w14:textId="77777777" w:rsidR="00046F70" w:rsidRPr="001D2FB9" w:rsidRDefault="00046F70" w:rsidP="00046F70">
      <w:pPr>
        <w:pStyle w:val="NormalWeb"/>
        <w:spacing w:before="0" w:beforeAutospacing="0" w:after="0" w:afterAutospacing="0"/>
      </w:pPr>
      <w:r w:rsidRPr="001D2FB9">
        <w:rPr>
          <w:color w:val="000000"/>
        </w:rPr>
        <w:t>   - 100 cartons of drinks  </w:t>
      </w:r>
    </w:p>
    <w:p w14:paraId="1CC4A1DE" w14:textId="77777777" w:rsidR="00046F70" w:rsidRPr="001D2FB9" w:rsidRDefault="00046F70" w:rsidP="00046F70">
      <w:pPr>
        <w:pStyle w:val="NormalWeb"/>
        <w:spacing w:before="0" w:beforeAutospacing="0" w:after="0" w:afterAutospacing="0"/>
      </w:pPr>
      <w:r w:rsidRPr="001D2FB9">
        <w:rPr>
          <w:color w:val="000000"/>
        </w:rPr>
        <w:t>   - 100 boxes of biscuits  </w:t>
      </w:r>
    </w:p>
    <w:p w14:paraId="3E829006" w14:textId="77777777" w:rsidR="00046F70" w:rsidRPr="001D2FB9" w:rsidRDefault="00046F70" w:rsidP="00046F70">
      <w:pPr>
        <w:pStyle w:val="NormalWeb"/>
        <w:spacing w:before="0" w:beforeAutospacing="0" w:after="0" w:afterAutospacing="0"/>
      </w:pPr>
      <w:r w:rsidRPr="001D2FB9">
        <w:rPr>
          <w:color w:val="000000"/>
        </w:rPr>
        <w:t>   - 200 bags of water  </w:t>
      </w:r>
    </w:p>
    <w:p w14:paraId="31DC0FDF" w14:textId="77777777" w:rsidR="00046F70" w:rsidRPr="001D2FB9" w:rsidRDefault="00046F70" w:rsidP="00046F70">
      <w:pPr>
        <w:pStyle w:val="NormalWeb"/>
        <w:spacing w:before="0" w:beforeAutospacing="0" w:after="0" w:afterAutospacing="0"/>
      </w:pPr>
      <w:r w:rsidRPr="001D2FB9">
        <w:rPr>
          <w:color w:val="000000"/>
        </w:rPr>
        <w:t>   - 50 bundles of used clothing  </w:t>
      </w:r>
    </w:p>
    <w:p w14:paraId="6259A1BF" w14:textId="77777777" w:rsidR="00046F70" w:rsidRPr="001D2FB9" w:rsidRDefault="00046F70" w:rsidP="00046F70">
      <w:pPr>
        <w:pStyle w:val="NormalWeb"/>
        <w:spacing w:before="0" w:beforeAutospacing="0" w:after="0" w:afterAutospacing="0"/>
      </w:pPr>
      <w:r w:rsidRPr="001D2FB9">
        <w:rPr>
          <w:color w:val="000000"/>
        </w:rPr>
        <w:t>   - Various snacks  </w:t>
      </w:r>
    </w:p>
    <w:p w14:paraId="239EFE05" w14:textId="77777777" w:rsidR="00046F70" w:rsidRPr="001D2FB9" w:rsidRDefault="00046F70" w:rsidP="00046F70">
      <w:pPr>
        <w:rPr>
          <w:sz w:val="24"/>
          <w:szCs w:val="24"/>
          <w:lang w:bidi="ar-SA"/>
        </w:rPr>
      </w:pPr>
    </w:p>
    <w:p w14:paraId="2583D34B" w14:textId="77777777" w:rsidR="00046F70" w:rsidRPr="006935A2" w:rsidRDefault="00046F70" w:rsidP="00046F70">
      <w:pPr>
        <w:pStyle w:val="NormalWeb"/>
        <w:spacing w:before="0" w:beforeAutospacing="0" w:after="0" w:afterAutospacing="0"/>
        <w:rPr>
          <w:b/>
          <w:bCs/>
        </w:rPr>
      </w:pPr>
      <w:r w:rsidRPr="006935A2">
        <w:rPr>
          <w:b/>
          <w:bCs/>
          <w:color w:val="000000"/>
        </w:rPr>
        <w:t>5. Community Engagement: </w:t>
      </w:r>
    </w:p>
    <w:p w14:paraId="4D4DB70B" w14:textId="77777777" w:rsidR="00046F70" w:rsidRPr="001D2FB9" w:rsidRDefault="00046F70" w:rsidP="00046F70">
      <w:pPr>
        <w:pStyle w:val="NormalWeb"/>
        <w:spacing w:before="0" w:beforeAutospacing="0" w:after="0" w:afterAutospacing="0"/>
      </w:pPr>
      <w:r w:rsidRPr="001D2FB9">
        <w:rPr>
          <w:color w:val="000000"/>
        </w:rPr>
        <w:t>   The event provided a platform for community members to engage with PWDs, fostering understanding and support. Representatives from local NGOs and government bodies shared information about available resources.</w:t>
      </w:r>
    </w:p>
    <w:p w14:paraId="37F7A0DD" w14:textId="77777777" w:rsidR="008902A3" w:rsidRDefault="008902A3" w:rsidP="00046F70">
      <w:pPr>
        <w:pStyle w:val="NormalWeb"/>
        <w:spacing w:before="0" w:beforeAutospacing="0" w:after="0" w:afterAutospacing="0"/>
        <w:rPr>
          <w:b/>
          <w:bCs/>
          <w:color w:val="000000"/>
        </w:rPr>
      </w:pPr>
    </w:p>
    <w:p w14:paraId="718092DA" w14:textId="26B2E493" w:rsidR="00046F70" w:rsidRPr="006935A2" w:rsidRDefault="00046F70" w:rsidP="00046F70">
      <w:pPr>
        <w:pStyle w:val="NormalWeb"/>
        <w:spacing w:before="0" w:beforeAutospacing="0" w:after="0" w:afterAutospacing="0"/>
        <w:rPr>
          <w:b/>
          <w:bCs/>
        </w:rPr>
      </w:pPr>
      <w:r w:rsidRPr="006935A2">
        <w:rPr>
          <w:b/>
          <w:bCs/>
          <w:color w:val="000000"/>
        </w:rPr>
        <w:t>Outcomes  </w:t>
      </w:r>
    </w:p>
    <w:p w14:paraId="6C8EA74F" w14:textId="77777777" w:rsidR="00046F70" w:rsidRPr="001D2FB9" w:rsidRDefault="00046F70" w:rsidP="00046F70">
      <w:pPr>
        <w:rPr>
          <w:sz w:val="24"/>
          <w:szCs w:val="24"/>
          <w:lang w:bidi="ar-SA"/>
        </w:rPr>
      </w:pPr>
    </w:p>
    <w:p w14:paraId="37B5741E" w14:textId="77777777" w:rsidR="00046F70" w:rsidRPr="001D2FB9" w:rsidRDefault="00046F70" w:rsidP="00046F70">
      <w:pPr>
        <w:pStyle w:val="NormalWeb"/>
        <w:spacing w:before="0" w:beforeAutospacing="0" w:after="0" w:afterAutospacing="0"/>
      </w:pPr>
      <w:r w:rsidRPr="001D2FB9">
        <w:rPr>
          <w:color w:val="000000"/>
        </w:rPr>
        <w:t>1. Increased Awareness: The event successfully raised awareness about the mental health challenges faced by PWDs and the need for adequate support.  </w:t>
      </w:r>
    </w:p>
    <w:p w14:paraId="47346476" w14:textId="77777777" w:rsidR="00046F70" w:rsidRPr="001D2FB9" w:rsidRDefault="00046F70" w:rsidP="00046F70">
      <w:pPr>
        <w:rPr>
          <w:sz w:val="24"/>
          <w:szCs w:val="24"/>
          <w:lang w:bidi="ar-SA"/>
        </w:rPr>
      </w:pPr>
    </w:p>
    <w:p w14:paraId="3FFEDA3C" w14:textId="77777777" w:rsidR="00046F70" w:rsidRPr="001D2FB9" w:rsidRDefault="00046F70" w:rsidP="00046F70">
      <w:pPr>
        <w:pStyle w:val="NormalWeb"/>
        <w:spacing w:before="0" w:beforeAutospacing="0" w:after="0" w:afterAutospacing="0"/>
      </w:pPr>
      <w:r w:rsidRPr="001D2FB9">
        <w:rPr>
          <w:color w:val="000000"/>
        </w:rPr>
        <w:t>2. Empowerment: Participants felt empowered through the knowledge gained and resources provided.  </w:t>
      </w:r>
    </w:p>
    <w:p w14:paraId="2F0701B2" w14:textId="77777777" w:rsidR="00046F70" w:rsidRPr="001D2FB9" w:rsidRDefault="00046F70" w:rsidP="00046F70">
      <w:pPr>
        <w:rPr>
          <w:sz w:val="24"/>
          <w:szCs w:val="24"/>
          <w:lang w:bidi="ar-SA"/>
        </w:rPr>
      </w:pPr>
    </w:p>
    <w:p w14:paraId="3AD8D199" w14:textId="77777777" w:rsidR="00046F70" w:rsidRPr="001D2FB9" w:rsidRDefault="00046F70" w:rsidP="00046F70">
      <w:pPr>
        <w:pStyle w:val="NormalWeb"/>
        <w:spacing w:before="0" w:beforeAutospacing="0" w:after="0" w:afterAutospacing="0"/>
      </w:pPr>
      <w:r w:rsidRPr="001D2FB9">
        <w:rPr>
          <w:color w:val="000000"/>
        </w:rPr>
        <w:t>3. Improved Mental Health Support: Psychological screenings identified individuals needing further support, leading to immediate counseling and referrals.  </w:t>
      </w:r>
    </w:p>
    <w:p w14:paraId="2AED9C72" w14:textId="77777777" w:rsidR="00046F70" w:rsidRPr="001D2FB9" w:rsidRDefault="00046F70" w:rsidP="00046F70">
      <w:pPr>
        <w:rPr>
          <w:sz w:val="24"/>
          <w:szCs w:val="24"/>
          <w:lang w:bidi="ar-SA"/>
        </w:rPr>
      </w:pPr>
    </w:p>
    <w:p w14:paraId="78978E4A" w14:textId="77777777" w:rsidR="00046F70" w:rsidRPr="001D2FB9" w:rsidRDefault="00046F70" w:rsidP="00046F70">
      <w:pPr>
        <w:pStyle w:val="NormalWeb"/>
        <w:spacing w:before="0" w:beforeAutospacing="0" w:after="0" w:afterAutospacing="0"/>
      </w:pPr>
      <w:r w:rsidRPr="001D2FB9">
        <w:rPr>
          <w:color w:val="000000"/>
        </w:rPr>
        <w:t>4. Enhanced Community Support: The event fostered a sense of community and encouraged ongoing engagement from various stakeholders.  </w:t>
      </w:r>
    </w:p>
    <w:p w14:paraId="693A94A8" w14:textId="77777777" w:rsidR="00046F70" w:rsidRPr="001D2FB9" w:rsidRDefault="00046F70" w:rsidP="00046F70">
      <w:pPr>
        <w:spacing w:after="240"/>
        <w:rPr>
          <w:sz w:val="24"/>
          <w:szCs w:val="24"/>
          <w:lang w:bidi="ar-SA"/>
        </w:rPr>
      </w:pPr>
    </w:p>
    <w:p w14:paraId="0765E0E7" w14:textId="77777777" w:rsidR="00046F70" w:rsidRPr="006935A2" w:rsidRDefault="00046F70" w:rsidP="00046F70">
      <w:pPr>
        <w:pStyle w:val="NormalWeb"/>
        <w:spacing w:before="0" w:beforeAutospacing="0" w:after="0" w:afterAutospacing="0"/>
        <w:rPr>
          <w:b/>
          <w:bCs/>
        </w:rPr>
      </w:pPr>
      <w:r w:rsidRPr="006935A2">
        <w:rPr>
          <w:b/>
          <w:bCs/>
          <w:color w:val="000000"/>
        </w:rPr>
        <w:t>Conclusion  </w:t>
      </w:r>
    </w:p>
    <w:p w14:paraId="6A71B8A9" w14:textId="77777777" w:rsidR="00046F70" w:rsidRPr="001D2FB9" w:rsidRDefault="00046F70" w:rsidP="00046F70">
      <w:pPr>
        <w:pStyle w:val="NormalWeb"/>
        <w:spacing w:before="0" w:beforeAutospacing="0" w:after="0" w:afterAutospacing="0"/>
      </w:pPr>
      <w:r w:rsidRPr="001D2FB9">
        <w:rPr>
          <w:color w:val="000000"/>
        </w:rPr>
        <w:t xml:space="preserve">The Possibilities Empowerment Conference for Persons with Disabilities was a resounding success, achieving its goals of empowerment, awareness, and community support. The event provided essential resources, mental health support, and a platform for networking. Moving forward, it is vital to build on this momentum and continue advocating for the rights and well-being of PWDs in the West </w:t>
      </w:r>
      <w:proofErr w:type="spellStart"/>
      <w:r w:rsidRPr="001D2FB9">
        <w:rPr>
          <w:color w:val="000000"/>
        </w:rPr>
        <w:t>Mamprusi</w:t>
      </w:r>
      <w:proofErr w:type="spellEnd"/>
      <w:r w:rsidRPr="001D2FB9">
        <w:rPr>
          <w:color w:val="000000"/>
        </w:rPr>
        <w:t xml:space="preserve"> Municipal Assembly.</w:t>
      </w:r>
    </w:p>
    <w:p w14:paraId="27C614D2" w14:textId="77777777" w:rsidR="00046F70" w:rsidRPr="001D2FB9" w:rsidRDefault="00046F70" w:rsidP="00046F70">
      <w:pPr>
        <w:rPr>
          <w:sz w:val="24"/>
          <w:szCs w:val="24"/>
          <w:lang w:bidi="ar-SA"/>
        </w:rPr>
      </w:pPr>
    </w:p>
    <w:p w14:paraId="75198591" w14:textId="77777777" w:rsidR="00046F70" w:rsidRPr="008F5C35" w:rsidRDefault="00046F70" w:rsidP="00046F70">
      <w:pPr>
        <w:pStyle w:val="NormalWeb"/>
        <w:spacing w:before="0" w:beforeAutospacing="0" w:after="0" w:afterAutospacing="0"/>
        <w:rPr>
          <w:b/>
          <w:bCs/>
        </w:rPr>
      </w:pPr>
      <w:r w:rsidRPr="008F5C35">
        <w:rPr>
          <w:b/>
          <w:bCs/>
          <w:color w:val="000000"/>
        </w:rPr>
        <w:t>Recommendations  </w:t>
      </w:r>
    </w:p>
    <w:p w14:paraId="6F25FE3D" w14:textId="77777777" w:rsidR="00046F70" w:rsidRPr="001D2FB9" w:rsidRDefault="00046F70" w:rsidP="00046F70">
      <w:pPr>
        <w:rPr>
          <w:sz w:val="24"/>
          <w:szCs w:val="24"/>
          <w:lang w:bidi="ar-SA"/>
        </w:rPr>
      </w:pPr>
    </w:p>
    <w:p w14:paraId="1F976006" w14:textId="77777777" w:rsidR="00046F70" w:rsidRPr="001D2FB9" w:rsidRDefault="00046F70" w:rsidP="00046F70">
      <w:pPr>
        <w:pStyle w:val="NormalWeb"/>
        <w:spacing w:before="0" w:beforeAutospacing="0" w:after="0" w:afterAutospacing="0"/>
      </w:pPr>
      <w:r w:rsidRPr="001D2FB9">
        <w:rPr>
          <w:color w:val="000000"/>
        </w:rPr>
        <w:t>1. Follow-up Mental Health Support: Establish a regular mental health support program for PWDs, including counseling services and support groups.  </w:t>
      </w:r>
    </w:p>
    <w:p w14:paraId="0D4B9562" w14:textId="77777777" w:rsidR="00046F70" w:rsidRPr="001D2FB9" w:rsidRDefault="00046F70" w:rsidP="00046F70">
      <w:pPr>
        <w:rPr>
          <w:sz w:val="24"/>
          <w:szCs w:val="24"/>
          <w:lang w:bidi="ar-SA"/>
        </w:rPr>
      </w:pPr>
    </w:p>
    <w:p w14:paraId="27AE83DB" w14:textId="77777777" w:rsidR="00046F70" w:rsidRPr="001D2FB9" w:rsidRDefault="00046F70" w:rsidP="00046F70">
      <w:pPr>
        <w:pStyle w:val="NormalWeb"/>
        <w:spacing w:before="0" w:beforeAutospacing="0" w:after="0" w:afterAutospacing="0"/>
      </w:pPr>
      <w:r w:rsidRPr="001D2FB9">
        <w:rPr>
          <w:color w:val="000000"/>
        </w:rPr>
        <w:t>2. Sustained Community Engagement: Encourage ongoing community involvement through regular outreach programs and awareness campaigns.  </w:t>
      </w:r>
    </w:p>
    <w:p w14:paraId="6D052553" w14:textId="77777777" w:rsidR="00046F70" w:rsidRPr="001D2FB9" w:rsidRDefault="00046F70" w:rsidP="00046F70">
      <w:pPr>
        <w:rPr>
          <w:sz w:val="24"/>
          <w:szCs w:val="24"/>
          <w:lang w:bidi="ar-SA"/>
        </w:rPr>
      </w:pPr>
    </w:p>
    <w:p w14:paraId="7975C6E7" w14:textId="77777777" w:rsidR="00046F70" w:rsidRPr="001D2FB9" w:rsidRDefault="00046F70" w:rsidP="00046F70">
      <w:pPr>
        <w:pStyle w:val="NormalWeb"/>
        <w:spacing w:before="0" w:beforeAutospacing="0" w:after="0" w:afterAutospacing="0"/>
      </w:pPr>
      <w:r w:rsidRPr="001D2FB9">
        <w:rPr>
          <w:color w:val="000000"/>
        </w:rPr>
        <w:t>3. Policy Advocacy: Advocate for policies that support the inclusion and empowerment of PWDs, ensuring access to essential services and opportunities.  </w:t>
      </w:r>
    </w:p>
    <w:p w14:paraId="365C7F89" w14:textId="77777777" w:rsidR="00046F70" w:rsidRPr="001D2FB9" w:rsidRDefault="00046F70" w:rsidP="00046F70">
      <w:pPr>
        <w:rPr>
          <w:sz w:val="24"/>
          <w:szCs w:val="24"/>
          <w:lang w:bidi="ar-SA"/>
        </w:rPr>
      </w:pPr>
    </w:p>
    <w:p w14:paraId="159568BD" w14:textId="77777777" w:rsidR="00046F70" w:rsidRPr="001D2FB9" w:rsidRDefault="00046F70" w:rsidP="00046F70">
      <w:pPr>
        <w:pStyle w:val="NormalWeb"/>
        <w:spacing w:before="0" w:beforeAutospacing="0" w:after="0" w:afterAutospacing="0"/>
      </w:pPr>
      <w:r w:rsidRPr="001D2FB9">
        <w:rPr>
          <w:color w:val="000000"/>
        </w:rPr>
        <w:t xml:space="preserve">4. Resource Allocation: Secure continued funding and resources to support future events and programs aimed at empowering PWDs.  </w:t>
      </w:r>
    </w:p>
    <w:p w14:paraId="77918DE8" w14:textId="77777777" w:rsidR="00087C80" w:rsidRDefault="00087C80">
      <w:pPr>
        <w:tabs>
          <w:tab w:val="left" w:pos="-440"/>
        </w:tabs>
        <w:rPr>
          <w:sz w:val="24"/>
          <w:szCs w:val="24"/>
        </w:rPr>
      </w:pPr>
    </w:p>
    <w:p w14:paraId="094B8ADA" w14:textId="77777777" w:rsidR="00046F70" w:rsidRDefault="00046F70">
      <w:pPr>
        <w:tabs>
          <w:tab w:val="left" w:pos="-440"/>
        </w:tabs>
        <w:rPr>
          <w:sz w:val="24"/>
          <w:szCs w:val="24"/>
        </w:rPr>
      </w:pPr>
    </w:p>
    <w:p w14:paraId="3D261F66" w14:textId="77777777" w:rsidR="00046F70" w:rsidRDefault="00046F70">
      <w:pPr>
        <w:tabs>
          <w:tab w:val="left" w:pos="-440"/>
        </w:tabs>
        <w:rPr>
          <w:sz w:val="24"/>
          <w:szCs w:val="24"/>
        </w:rPr>
      </w:pPr>
    </w:p>
    <w:p w14:paraId="1A847AD7" w14:textId="77777777" w:rsidR="00BA6779" w:rsidRDefault="00BA6779">
      <w:pPr>
        <w:tabs>
          <w:tab w:val="left" w:pos="-440"/>
        </w:tabs>
        <w:rPr>
          <w:sz w:val="24"/>
          <w:szCs w:val="24"/>
        </w:rPr>
      </w:pPr>
    </w:p>
    <w:p w14:paraId="4B7AAE27" w14:textId="77777777" w:rsidR="00BA6779" w:rsidRDefault="00BA6779">
      <w:pPr>
        <w:tabs>
          <w:tab w:val="left" w:pos="-440"/>
        </w:tabs>
        <w:rPr>
          <w:sz w:val="24"/>
          <w:szCs w:val="24"/>
        </w:rPr>
      </w:pPr>
    </w:p>
    <w:p w14:paraId="61A46886" w14:textId="77777777" w:rsidR="00BA6779" w:rsidRDefault="00BA6779">
      <w:pPr>
        <w:tabs>
          <w:tab w:val="left" w:pos="-440"/>
        </w:tabs>
        <w:rPr>
          <w:sz w:val="24"/>
          <w:szCs w:val="24"/>
        </w:rPr>
      </w:pPr>
    </w:p>
    <w:p w14:paraId="7D48B27A" w14:textId="77777777" w:rsidR="00BA6779" w:rsidRDefault="00BA6779">
      <w:pPr>
        <w:tabs>
          <w:tab w:val="left" w:pos="-440"/>
        </w:tabs>
        <w:rPr>
          <w:sz w:val="24"/>
          <w:szCs w:val="24"/>
        </w:rPr>
      </w:pPr>
    </w:p>
    <w:p w14:paraId="6E647630" w14:textId="77777777" w:rsidR="00BA6779" w:rsidRDefault="00BA6779">
      <w:pPr>
        <w:tabs>
          <w:tab w:val="left" w:pos="-440"/>
        </w:tabs>
        <w:rPr>
          <w:sz w:val="24"/>
          <w:szCs w:val="24"/>
        </w:rPr>
      </w:pPr>
    </w:p>
    <w:p w14:paraId="5016970D" w14:textId="77777777" w:rsidR="00BA6779" w:rsidRDefault="00BA6779">
      <w:pPr>
        <w:tabs>
          <w:tab w:val="left" w:pos="-440"/>
        </w:tabs>
        <w:rPr>
          <w:sz w:val="24"/>
          <w:szCs w:val="24"/>
        </w:rPr>
      </w:pPr>
    </w:p>
    <w:p w14:paraId="58EB3D87" w14:textId="77777777" w:rsidR="00BA6779" w:rsidRDefault="00BA6779">
      <w:pPr>
        <w:tabs>
          <w:tab w:val="left" w:pos="-440"/>
        </w:tabs>
        <w:rPr>
          <w:sz w:val="24"/>
          <w:szCs w:val="24"/>
        </w:rPr>
      </w:pPr>
    </w:p>
    <w:p w14:paraId="613F9DBE" w14:textId="77777777" w:rsidR="00BA6779" w:rsidRDefault="00BA6779">
      <w:pPr>
        <w:tabs>
          <w:tab w:val="left" w:pos="-440"/>
        </w:tabs>
        <w:rPr>
          <w:sz w:val="24"/>
          <w:szCs w:val="24"/>
        </w:rPr>
      </w:pPr>
    </w:p>
    <w:p w14:paraId="134E7B65" w14:textId="77777777" w:rsidR="00BA6779" w:rsidRDefault="00BA6779">
      <w:pPr>
        <w:tabs>
          <w:tab w:val="left" w:pos="-440"/>
        </w:tabs>
        <w:rPr>
          <w:sz w:val="24"/>
          <w:szCs w:val="24"/>
        </w:rPr>
      </w:pPr>
    </w:p>
    <w:p w14:paraId="76F3D6AD" w14:textId="77777777" w:rsidR="00BA6779" w:rsidRDefault="00BA6779">
      <w:pPr>
        <w:tabs>
          <w:tab w:val="left" w:pos="-440"/>
        </w:tabs>
        <w:rPr>
          <w:sz w:val="24"/>
          <w:szCs w:val="24"/>
        </w:rPr>
      </w:pPr>
    </w:p>
    <w:p w14:paraId="504E2C06" w14:textId="77777777" w:rsidR="00BA6779" w:rsidRDefault="00BA6779">
      <w:pPr>
        <w:tabs>
          <w:tab w:val="left" w:pos="-440"/>
        </w:tabs>
        <w:rPr>
          <w:sz w:val="24"/>
          <w:szCs w:val="24"/>
        </w:rPr>
      </w:pPr>
    </w:p>
    <w:p w14:paraId="743ABD0F" w14:textId="77777777" w:rsidR="00BA6779" w:rsidRDefault="00BA6779">
      <w:pPr>
        <w:tabs>
          <w:tab w:val="left" w:pos="-440"/>
        </w:tabs>
        <w:rPr>
          <w:sz w:val="24"/>
          <w:szCs w:val="24"/>
        </w:rPr>
      </w:pPr>
    </w:p>
    <w:p w14:paraId="47EC95DA" w14:textId="77777777" w:rsidR="00BA6779" w:rsidRDefault="00BA6779" w:rsidP="00BA6779">
      <w:pPr>
        <w:jc w:val="center"/>
        <w:rPr>
          <w:b/>
          <w:bCs/>
        </w:rPr>
      </w:pPr>
    </w:p>
    <w:p w14:paraId="079F1566" w14:textId="77777777" w:rsidR="00BA6779" w:rsidRDefault="00BA6779" w:rsidP="00BA6779">
      <w:pPr>
        <w:jc w:val="center"/>
        <w:rPr>
          <w:b/>
          <w:bCs/>
        </w:rPr>
      </w:pPr>
    </w:p>
    <w:p w14:paraId="05DD65DF" w14:textId="77A61087" w:rsidR="00BA6779" w:rsidRDefault="00BA6779" w:rsidP="00BA6779">
      <w:pPr>
        <w:jc w:val="center"/>
        <w:rPr>
          <w:b/>
          <w:bCs/>
        </w:rPr>
      </w:pPr>
    </w:p>
    <w:p w14:paraId="60E95886" w14:textId="77777777" w:rsidR="00BA6779" w:rsidRDefault="00BA6779" w:rsidP="00BA6779">
      <w:pPr>
        <w:jc w:val="center"/>
        <w:rPr>
          <w:b/>
          <w:bCs/>
        </w:rPr>
      </w:pPr>
    </w:p>
    <w:p w14:paraId="62C3BE02" w14:textId="77777777" w:rsidR="00BA6779" w:rsidRDefault="00BA6779" w:rsidP="00BA6779">
      <w:pPr>
        <w:jc w:val="center"/>
        <w:rPr>
          <w:b/>
          <w:bCs/>
        </w:rPr>
      </w:pPr>
    </w:p>
    <w:p w14:paraId="344CBF4C" w14:textId="77777777" w:rsidR="00BA6779" w:rsidRDefault="00BA6779" w:rsidP="00BA6779">
      <w:pPr>
        <w:jc w:val="center"/>
        <w:rPr>
          <w:b/>
          <w:bCs/>
        </w:rPr>
      </w:pPr>
    </w:p>
    <w:p w14:paraId="433150A0" w14:textId="77777777" w:rsidR="00BA6779" w:rsidRDefault="00BA6779" w:rsidP="00BA6779">
      <w:pPr>
        <w:jc w:val="center"/>
        <w:rPr>
          <w:b/>
          <w:bCs/>
        </w:rPr>
      </w:pPr>
    </w:p>
    <w:p w14:paraId="6C921E4A" w14:textId="77777777" w:rsidR="008902A3" w:rsidRDefault="008902A3" w:rsidP="00BA6779">
      <w:pPr>
        <w:jc w:val="center"/>
        <w:rPr>
          <w:b/>
          <w:bCs/>
        </w:rPr>
      </w:pPr>
    </w:p>
    <w:p w14:paraId="075663F4" w14:textId="77777777" w:rsidR="008902A3" w:rsidRDefault="008902A3" w:rsidP="00BA6779">
      <w:pPr>
        <w:jc w:val="center"/>
        <w:rPr>
          <w:b/>
          <w:bCs/>
        </w:rPr>
      </w:pPr>
    </w:p>
    <w:p w14:paraId="316FF14A" w14:textId="77777777" w:rsidR="008902A3" w:rsidRDefault="008902A3" w:rsidP="00BA6779">
      <w:pPr>
        <w:jc w:val="center"/>
        <w:rPr>
          <w:b/>
          <w:bCs/>
        </w:rPr>
      </w:pPr>
    </w:p>
    <w:p w14:paraId="4399E768" w14:textId="77777777" w:rsidR="008902A3" w:rsidRDefault="008902A3" w:rsidP="00BA6779">
      <w:pPr>
        <w:jc w:val="center"/>
        <w:rPr>
          <w:b/>
          <w:bCs/>
        </w:rPr>
      </w:pPr>
    </w:p>
    <w:p w14:paraId="3B976D25" w14:textId="2E887269" w:rsidR="00BA6779" w:rsidRDefault="002A2D32" w:rsidP="00BA6779">
      <w:pPr>
        <w:jc w:val="center"/>
        <w:rPr>
          <w:b/>
          <w:bCs/>
        </w:rPr>
      </w:pPr>
      <w:r>
        <w:rPr>
          <w:b/>
          <w:bCs/>
        </w:rPr>
        <w:t>UPCOMING PROJECT</w:t>
      </w:r>
    </w:p>
    <w:p w14:paraId="13334C91" w14:textId="77777777" w:rsidR="00BA6779" w:rsidRDefault="00BA6779" w:rsidP="00BA6779">
      <w:pPr>
        <w:jc w:val="center"/>
        <w:rPr>
          <w:b/>
          <w:bCs/>
        </w:rPr>
      </w:pPr>
    </w:p>
    <w:p w14:paraId="38BE722D" w14:textId="77777777" w:rsidR="00BA6779" w:rsidRDefault="00BA6779" w:rsidP="00BA6779">
      <w:pPr>
        <w:jc w:val="center"/>
        <w:rPr>
          <w:b/>
          <w:bCs/>
        </w:rPr>
      </w:pPr>
    </w:p>
    <w:p w14:paraId="10E68C6E" w14:textId="77777777" w:rsidR="00BA6779" w:rsidRDefault="00BA6779" w:rsidP="00BA6779">
      <w:pPr>
        <w:jc w:val="center"/>
        <w:rPr>
          <w:b/>
          <w:bCs/>
        </w:rPr>
      </w:pPr>
    </w:p>
    <w:p w14:paraId="30BD7278" w14:textId="7D2F0BD9" w:rsidR="00BA6779" w:rsidRPr="00A502DA" w:rsidRDefault="00BA6779" w:rsidP="00BA6779">
      <w:pPr>
        <w:jc w:val="center"/>
      </w:pPr>
      <w:r w:rsidRPr="00A502DA">
        <w:rPr>
          <w:b/>
          <w:bCs/>
        </w:rPr>
        <w:t>Name of Organization</w:t>
      </w:r>
      <w:r w:rsidRPr="00A502DA">
        <w:t xml:space="preserve">: </w:t>
      </w:r>
    </w:p>
    <w:p w14:paraId="6EDD3098" w14:textId="77777777" w:rsidR="00BA6779" w:rsidRPr="00A502DA" w:rsidRDefault="00BA6779" w:rsidP="00BA6779">
      <w:pPr>
        <w:jc w:val="center"/>
      </w:pPr>
      <w:r w:rsidRPr="00A502DA">
        <w:t>THE JESUS HEART PROJECT</w:t>
      </w:r>
    </w:p>
    <w:p w14:paraId="369E309A" w14:textId="77777777" w:rsidR="00BA6779" w:rsidRPr="00A502DA" w:rsidRDefault="00BA6779" w:rsidP="00BA6779">
      <w:pPr>
        <w:jc w:val="center"/>
      </w:pPr>
    </w:p>
    <w:p w14:paraId="6DBB67AC" w14:textId="77777777" w:rsidR="00BA6779" w:rsidRPr="00A502DA" w:rsidRDefault="00BA6779" w:rsidP="00BA6779">
      <w:pPr>
        <w:jc w:val="center"/>
        <w:rPr>
          <w:b/>
          <w:bCs/>
        </w:rPr>
      </w:pPr>
      <w:r w:rsidRPr="00A502DA">
        <w:rPr>
          <w:b/>
          <w:bCs/>
        </w:rPr>
        <w:t xml:space="preserve">Country:  </w:t>
      </w:r>
    </w:p>
    <w:p w14:paraId="4985289F" w14:textId="77777777" w:rsidR="00BA6779" w:rsidRPr="00A502DA" w:rsidRDefault="00BA6779" w:rsidP="00BA6779">
      <w:pPr>
        <w:jc w:val="center"/>
        <w:rPr>
          <w:b/>
          <w:bCs/>
        </w:rPr>
      </w:pPr>
      <w:r w:rsidRPr="00A502DA">
        <w:t>GHANA</w:t>
      </w:r>
    </w:p>
    <w:p w14:paraId="14742E69" w14:textId="77777777" w:rsidR="00BA6779" w:rsidRPr="00A502DA" w:rsidRDefault="00BA6779" w:rsidP="00BA6779">
      <w:pPr>
        <w:jc w:val="center"/>
      </w:pPr>
    </w:p>
    <w:p w14:paraId="48253308" w14:textId="77777777" w:rsidR="00BA6779" w:rsidRPr="00A502DA" w:rsidRDefault="00BA6779" w:rsidP="00BA6779">
      <w:pPr>
        <w:jc w:val="center"/>
        <w:rPr>
          <w:b/>
          <w:bCs/>
        </w:rPr>
      </w:pPr>
      <w:r w:rsidRPr="00A502DA">
        <w:rPr>
          <w:b/>
          <w:bCs/>
        </w:rPr>
        <w:t>Physical address of the Organization:</w:t>
      </w:r>
    </w:p>
    <w:p w14:paraId="56239F48" w14:textId="77777777" w:rsidR="00BA6779" w:rsidRPr="00A502DA" w:rsidRDefault="00BA6779" w:rsidP="00BA6779">
      <w:pPr>
        <w:jc w:val="center"/>
      </w:pPr>
      <w:r w:rsidRPr="00A502DA">
        <w:t>NS-236-6003, AD10 NANTON ROAD, TAMALE-NORTHERN REGION – GHANA</w:t>
      </w:r>
    </w:p>
    <w:p w14:paraId="2FA28425" w14:textId="77777777" w:rsidR="00BA6779" w:rsidRPr="00A502DA" w:rsidRDefault="00BA6779" w:rsidP="00BA6779">
      <w:pPr>
        <w:jc w:val="center"/>
      </w:pPr>
    </w:p>
    <w:p w14:paraId="08B44401" w14:textId="77777777" w:rsidR="00BA6779" w:rsidRPr="00A502DA" w:rsidRDefault="00BA6779" w:rsidP="00BA6779">
      <w:pPr>
        <w:jc w:val="center"/>
        <w:rPr>
          <w:b/>
          <w:bCs/>
        </w:rPr>
      </w:pPr>
      <w:r w:rsidRPr="00A502DA">
        <w:rPr>
          <w:b/>
          <w:bCs/>
        </w:rPr>
        <w:t>Title of proposed project:</w:t>
      </w:r>
    </w:p>
    <w:p w14:paraId="06A1958F" w14:textId="77777777" w:rsidR="00BA6779" w:rsidRPr="00A502DA" w:rsidRDefault="00BA6779" w:rsidP="00BA6779">
      <w:pPr>
        <w:jc w:val="center"/>
      </w:pPr>
      <w:r w:rsidRPr="00A502DA">
        <w:t xml:space="preserve">DIGITAL LITERACY ENHANCEMENT PROGRAMME </w:t>
      </w:r>
    </w:p>
    <w:p w14:paraId="7FF35574" w14:textId="77777777" w:rsidR="00BA6779" w:rsidRPr="00A502DA" w:rsidRDefault="00BA6779" w:rsidP="00BA6779">
      <w:pPr>
        <w:jc w:val="center"/>
      </w:pPr>
      <w:r w:rsidRPr="00A502DA">
        <w:t>(In three clustered communities in the Savanah region of Ghana)</w:t>
      </w:r>
    </w:p>
    <w:p w14:paraId="3522406C" w14:textId="77777777" w:rsidR="00BA6779" w:rsidRPr="00A502DA" w:rsidRDefault="00BA6779" w:rsidP="00BA6779">
      <w:pPr>
        <w:jc w:val="center"/>
      </w:pPr>
    </w:p>
    <w:p w14:paraId="7E0E3DAE" w14:textId="77777777" w:rsidR="00BA6779" w:rsidRPr="00A502DA" w:rsidRDefault="00BA6779" w:rsidP="00BA6779">
      <w:pPr>
        <w:jc w:val="center"/>
      </w:pPr>
      <w:r w:rsidRPr="00A502DA">
        <w:rPr>
          <w:b/>
          <w:bCs/>
        </w:rPr>
        <w:t>Projected budget</w:t>
      </w:r>
      <w:r w:rsidRPr="00A502DA">
        <w:t xml:space="preserve">:  </w:t>
      </w:r>
    </w:p>
    <w:p w14:paraId="0361433C" w14:textId="77777777" w:rsidR="00BA6779" w:rsidRPr="00A502DA" w:rsidRDefault="00BA6779" w:rsidP="00BA6779">
      <w:pPr>
        <w:jc w:val="center"/>
      </w:pPr>
      <w:r w:rsidRPr="00A502DA">
        <w:t xml:space="preserve"> $</w:t>
      </w:r>
      <w:r>
        <w:t>4</w:t>
      </w:r>
      <w:r w:rsidRPr="00A502DA">
        <w:t>0,000. (FORTY THOUSAND US DOLLARS)</w:t>
      </w:r>
    </w:p>
    <w:p w14:paraId="455D1490" w14:textId="77777777" w:rsidR="00BA6779" w:rsidRPr="00A502DA" w:rsidRDefault="00BA6779" w:rsidP="00BA6779">
      <w:pPr>
        <w:jc w:val="center"/>
      </w:pPr>
    </w:p>
    <w:p w14:paraId="1EEAA1E5" w14:textId="77777777" w:rsidR="00BA6779" w:rsidRPr="00A502DA" w:rsidRDefault="00BA6779" w:rsidP="00BA6779">
      <w:pPr>
        <w:jc w:val="center"/>
      </w:pPr>
      <w:r w:rsidRPr="00A502DA">
        <w:rPr>
          <w:b/>
          <w:bCs/>
        </w:rPr>
        <w:t>Contact Persons</w:t>
      </w:r>
      <w:r w:rsidRPr="00A502DA">
        <w:t xml:space="preserve">: </w:t>
      </w:r>
    </w:p>
    <w:p w14:paraId="2A518FE8" w14:textId="77777777" w:rsidR="00BA6779" w:rsidRPr="00A502DA" w:rsidRDefault="00BA6779" w:rsidP="00BA6779">
      <w:pPr>
        <w:jc w:val="center"/>
      </w:pPr>
      <w:r w:rsidRPr="00A502DA">
        <w:t>Mark Gumah – Project Manager</w:t>
      </w:r>
    </w:p>
    <w:p w14:paraId="160A7639" w14:textId="77777777" w:rsidR="00BA6779" w:rsidRPr="00A502DA" w:rsidRDefault="00BA6779" w:rsidP="00BA6779">
      <w:pPr>
        <w:jc w:val="center"/>
      </w:pPr>
      <w:r w:rsidRPr="00A502DA">
        <w:t>Phone Number: +233 248 130 747</w:t>
      </w:r>
    </w:p>
    <w:p w14:paraId="2A66325D" w14:textId="77777777" w:rsidR="00BA6779" w:rsidRPr="00A502DA" w:rsidRDefault="00BA6779" w:rsidP="00BA6779">
      <w:pPr>
        <w:jc w:val="center"/>
      </w:pPr>
      <w:r w:rsidRPr="00A502DA">
        <w:t xml:space="preserve">Email Address: </w:t>
      </w:r>
      <w:hyperlink r:id="rId9" w:history="1">
        <w:r w:rsidRPr="00A502DA">
          <w:rPr>
            <w:rStyle w:val="Hyperlink"/>
          </w:rPr>
          <w:t>thejesusproject77@gmail.com</w:t>
        </w:r>
      </w:hyperlink>
    </w:p>
    <w:p w14:paraId="2DA6E278" w14:textId="77777777" w:rsidR="00BA6779" w:rsidRPr="00A502DA" w:rsidRDefault="00BA6779" w:rsidP="00BA6779">
      <w:pPr>
        <w:jc w:val="center"/>
      </w:pPr>
    </w:p>
    <w:p w14:paraId="764AD069" w14:textId="77777777" w:rsidR="00BA6779" w:rsidRPr="00A502DA" w:rsidRDefault="00BA6779" w:rsidP="00BA6779">
      <w:pPr>
        <w:jc w:val="center"/>
      </w:pPr>
      <w:r w:rsidRPr="00A502DA">
        <w:t>Marlene</w:t>
      </w:r>
      <w:r>
        <w:t xml:space="preserve"> </w:t>
      </w:r>
      <w:proofErr w:type="spellStart"/>
      <w:r>
        <w:t>Gbedemah</w:t>
      </w:r>
      <w:proofErr w:type="spellEnd"/>
      <w:r w:rsidRPr="00A502DA">
        <w:t xml:space="preserve"> – Administrator</w:t>
      </w:r>
    </w:p>
    <w:p w14:paraId="2F2A3C8A" w14:textId="77777777" w:rsidR="00BA6779" w:rsidRPr="00A502DA" w:rsidRDefault="00BA6779" w:rsidP="00BA6779">
      <w:pPr>
        <w:jc w:val="center"/>
      </w:pPr>
      <w:r w:rsidRPr="00A502DA">
        <w:t xml:space="preserve">Phone Number: +233 </w:t>
      </w:r>
      <w:r>
        <w:t>249 691 080</w:t>
      </w:r>
    </w:p>
    <w:p w14:paraId="02613F4C" w14:textId="77777777" w:rsidR="00BA6779" w:rsidRPr="00A502DA" w:rsidRDefault="00BA6779" w:rsidP="00BA6779">
      <w:pPr>
        <w:jc w:val="center"/>
      </w:pPr>
      <w:r w:rsidRPr="00A502DA">
        <w:t xml:space="preserve">Email Address: </w:t>
      </w:r>
      <w:hyperlink r:id="rId10" w:history="1">
        <w:r w:rsidRPr="00A502DA">
          <w:rPr>
            <w:rStyle w:val="Hyperlink"/>
          </w:rPr>
          <w:t>thejesusproject77@gmail.com</w:t>
        </w:r>
      </w:hyperlink>
    </w:p>
    <w:p w14:paraId="67C5ECD2" w14:textId="77777777" w:rsidR="00BA6779" w:rsidRPr="00A502DA" w:rsidRDefault="00BA6779" w:rsidP="00BA6779">
      <w:pPr>
        <w:jc w:val="center"/>
      </w:pPr>
    </w:p>
    <w:p w14:paraId="2F1B268F" w14:textId="77777777" w:rsidR="00BA6779" w:rsidRPr="00A502DA" w:rsidRDefault="00BA6779" w:rsidP="00BA6779">
      <w:pPr>
        <w:jc w:val="center"/>
      </w:pPr>
    </w:p>
    <w:p w14:paraId="3FA30681" w14:textId="77777777" w:rsidR="00BA6779" w:rsidRPr="00A502DA" w:rsidRDefault="00BA6779" w:rsidP="00BA6779">
      <w:pPr>
        <w:rPr>
          <w:b/>
          <w:bCs/>
          <w:sz w:val="28"/>
          <w:szCs w:val="28"/>
        </w:rPr>
      </w:pPr>
    </w:p>
    <w:p w14:paraId="6C3D526F" w14:textId="77777777" w:rsidR="00BA6779" w:rsidRPr="00A502DA" w:rsidRDefault="00BA6779" w:rsidP="00BA6779">
      <w:pPr>
        <w:rPr>
          <w:b/>
          <w:bCs/>
          <w:sz w:val="28"/>
          <w:szCs w:val="28"/>
        </w:rPr>
      </w:pPr>
    </w:p>
    <w:p w14:paraId="079068C9" w14:textId="77777777" w:rsidR="00BA6779" w:rsidRDefault="00BA6779" w:rsidP="00BA6779">
      <w:pPr>
        <w:rPr>
          <w:b/>
          <w:bCs/>
          <w:sz w:val="28"/>
          <w:szCs w:val="28"/>
        </w:rPr>
      </w:pPr>
    </w:p>
    <w:p w14:paraId="504E246B" w14:textId="77777777" w:rsidR="00BA6779" w:rsidRDefault="00BA6779" w:rsidP="00BA6779">
      <w:pPr>
        <w:rPr>
          <w:b/>
          <w:bCs/>
          <w:sz w:val="28"/>
          <w:szCs w:val="28"/>
        </w:rPr>
      </w:pPr>
    </w:p>
    <w:p w14:paraId="59B2E3AF" w14:textId="77777777" w:rsidR="00BA6779" w:rsidRDefault="00BA6779" w:rsidP="00BA6779">
      <w:pPr>
        <w:rPr>
          <w:b/>
          <w:bCs/>
          <w:sz w:val="28"/>
          <w:szCs w:val="28"/>
        </w:rPr>
      </w:pPr>
    </w:p>
    <w:p w14:paraId="20E1198B" w14:textId="77777777" w:rsidR="00BA6779" w:rsidRDefault="00BA6779" w:rsidP="00BA6779">
      <w:pPr>
        <w:rPr>
          <w:b/>
          <w:bCs/>
          <w:sz w:val="28"/>
          <w:szCs w:val="28"/>
        </w:rPr>
      </w:pPr>
    </w:p>
    <w:p w14:paraId="1C199A67" w14:textId="77777777" w:rsidR="00BA6779" w:rsidRDefault="00BA6779" w:rsidP="00BA6779">
      <w:pPr>
        <w:rPr>
          <w:b/>
          <w:bCs/>
          <w:sz w:val="28"/>
          <w:szCs w:val="28"/>
        </w:rPr>
      </w:pPr>
    </w:p>
    <w:p w14:paraId="7E61E54F" w14:textId="77777777" w:rsidR="00BA6779" w:rsidRDefault="00BA6779" w:rsidP="00BA6779">
      <w:pPr>
        <w:rPr>
          <w:b/>
          <w:bCs/>
          <w:sz w:val="28"/>
          <w:szCs w:val="28"/>
        </w:rPr>
      </w:pPr>
    </w:p>
    <w:p w14:paraId="7D2C4E94" w14:textId="77777777" w:rsidR="00BA6779" w:rsidRDefault="00BA6779" w:rsidP="00BA6779">
      <w:pPr>
        <w:rPr>
          <w:b/>
          <w:bCs/>
          <w:sz w:val="28"/>
          <w:szCs w:val="28"/>
        </w:rPr>
      </w:pPr>
    </w:p>
    <w:p w14:paraId="5D6005C6" w14:textId="77777777" w:rsidR="00BA6779" w:rsidRDefault="00BA6779" w:rsidP="00BA6779">
      <w:pPr>
        <w:rPr>
          <w:b/>
          <w:bCs/>
          <w:sz w:val="28"/>
          <w:szCs w:val="28"/>
        </w:rPr>
      </w:pPr>
    </w:p>
    <w:p w14:paraId="3CEA81A3" w14:textId="77777777" w:rsidR="00BA6779" w:rsidRDefault="00BA6779" w:rsidP="00BA6779">
      <w:pPr>
        <w:rPr>
          <w:b/>
          <w:bCs/>
          <w:sz w:val="28"/>
          <w:szCs w:val="28"/>
        </w:rPr>
      </w:pPr>
    </w:p>
    <w:p w14:paraId="353AD65A" w14:textId="77777777" w:rsidR="00BA6779" w:rsidRDefault="00BA6779" w:rsidP="00BA6779">
      <w:pPr>
        <w:rPr>
          <w:b/>
          <w:bCs/>
          <w:sz w:val="28"/>
          <w:szCs w:val="28"/>
        </w:rPr>
      </w:pPr>
    </w:p>
    <w:p w14:paraId="41AF3D0E" w14:textId="77777777" w:rsidR="00BA6779" w:rsidRDefault="00BA6779" w:rsidP="00BA6779">
      <w:pPr>
        <w:rPr>
          <w:b/>
          <w:bCs/>
          <w:sz w:val="28"/>
          <w:szCs w:val="28"/>
        </w:rPr>
      </w:pPr>
    </w:p>
    <w:p w14:paraId="1B3E9AE3" w14:textId="77777777" w:rsidR="00BA6779" w:rsidRDefault="00BA6779" w:rsidP="00BA6779">
      <w:pPr>
        <w:rPr>
          <w:b/>
          <w:bCs/>
          <w:sz w:val="28"/>
          <w:szCs w:val="28"/>
        </w:rPr>
      </w:pPr>
    </w:p>
    <w:p w14:paraId="6E3D3C6D" w14:textId="77777777" w:rsidR="00BA6779" w:rsidRDefault="00BA6779" w:rsidP="00BA6779">
      <w:pPr>
        <w:rPr>
          <w:b/>
          <w:bCs/>
          <w:sz w:val="28"/>
          <w:szCs w:val="28"/>
        </w:rPr>
      </w:pPr>
    </w:p>
    <w:p w14:paraId="52597AB1" w14:textId="77777777" w:rsidR="00BA6779" w:rsidRDefault="00BA6779" w:rsidP="00BA6779">
      <w:pPr>
        <w:rPr>
          <w:b/>
          <w:bCs/>
          <w:sz w:val="28"/>
          <w:szCs w:val="28"/>
        </w:rPr>
      </w:pPr>
    </w:p>
    <w:p w14:paraId="0D82C5CC" w14:textId="77777777" w:rsidR="00BA6779" w:rsidRDefault="00BA6779" w:rsidP="00BA6779">
      <w:pPr>
        <w:rPr>
          <w:b/>
          <w:bCs/>
          <w:sz w:val="28"/>
          <w:szCs w:val="28"/>
        </w:rPr>
      </w:pPr>
    </w:p>
    <w:p w14:paraId="093C9E66" w14:textId="77777777" w:rsidR="00BA6779" w:rsidRDefault="00BA6779" w:rsidP="00BA6779">
      <w:pPr>
        <w:rPr>
          <w:b/>
          <w:bCs/>
          <w:sz w:val="28"/>
          <w:szCs w:val="28"/>
        </w:rPr>
      </w:pPr>
    </w:p>
    <w:p w14:paraId="002DFEDB" w14:textId="77777777" w:rsidR="00BA6779" w:rsidRDefault="00BA6779" w:rsidP="00BA6779">
      <w:pPr>
        <w:rPr>
          <w:b/>
          <w:bCs/>
          <w:sz w:val="28"/>
          <w:szCs w:val="28"/>
        </w:rPr>
      </w:pPr>
    </w:p>
    <w:p w14:paraId="57F4DE90" w14:textId="77777777" w:rsidR="00BA6779" w:rsidRDefault="00BA6779" w:rsidP="00BA6779">
      <w:pPr>
        <w:rPr>
          <w:b/>
          <w:bCs/>
          <w:sz w:val="28"/>
          <w:szCs w:val="28"/>
        </w:rPr>
      </w:pPr>
    </w:p>
    <w:p w14:paraId="61BC5344" w14:textId="77777777" w:rsidR="00BA6779" w:rsidRDefault="00BA6779" w:rsidP="00BA6779">
      <w:pPr>
        <w:rPr>
          <w:b/>
          <w:bCs/>
          <w:sz w:val="28"/>
          <w:szCs w:val="28"/>
        </w:rPr>
      </w:pPr>
    </w:p>
    <w:p w14:paraId="1672F5DF" w14:textId="77777777" w:rsidR="00BA6779" w:rsidRDefault="00BA6779" w:rsidP="00BA6779">
      <w:pPr>
        <w:rPr>
          <w:b/>
          <w:bCs/>
          <w:sz w:val="28"/>
          <w:szCs w:val="28"/>
        </w:rPr>
      </w:pPr>
    </w:p>
    <w:p w14:paraId="1DDF4B6E" w14:textId="77777777" w:rsidR="00BA6779" w:rsidRDefault="00BA6779" w:rsidP="00BA6779">
      <w:pPr>
        <w:rPr>
          <w:b/>
          <w:bCs/>
          <w:sz w:val="28"/>
          <w:szCs w:val="28"/>
        </w:rPr>
      </w:pPr>
    </w:p>
    <w:p w14:paraId="0E14C858" w14:textId="77777777" w:rsidR="00BA6779" w:rsidRDefault="00BA6779" w:rsidP="00BA6779">
      <w:pPr>
        <w:rPr>
          <w:b/>
          <w:bCs/>
          <w:sz w:val="28"/>
          <w:szCs w:val="28"/>
        </w:rPr>
      </w:pPr>
    </w:p>
    <w:p w14:paraId="6B13505B" w14:textId="77777777" w:rsidR="00BA6779" w:rsidRDefault="00BA6779" w:rsidP="00BA6779">
      <w:pPr>
        <w:rPr>
          <w:b/>
          <w:bCs/>
          <w:sz w:val="28"/>
          <w:szCs w:val="28"/>
        </w:rPr>
      </w:pPr>
    </w:p>
    <w:p w14:paraId="6BD9A6F7" w14:textId="77777777" w:rsidR="00BA6779" w:rsidRDefault="00BA6779" w:rsidP="00BA6779">
      <w:pPr>
        <w:rPr>
          <w:b/>
          <w:bCs/>
          <w:sz w:val="28"/>
          <w:szCs w:val="28"/>
        </w:rPr>
      </w:pPr>
    </w:p>
    <w:p w14:paraId="0B8CB3CB" w14:textId="77777777" w:rsidR="00BA6779" w:rsidRDefault="00BA6779" w:rsidP="00BA6779">
      <w:pPr>
        <w:rPr>
          <w:b/>
          <w:bCs/>
          <w:sz w:val="28"/>
          <w:szCs w:val="28"/>
        </w:rPr>
      </w:pPr>
    </w:p>
    <w:p w14:paraId="5E91AF08" w14:textId="77777777" w:rsidR="00BA6779" w:rsidRDefault="00BA6779" w:rsidP="00BA6779">
      <w:pPr>
        <w:rPr>
          <w:b/>
          <w:bCs/>
          <w:sz w:val="28"/>
          <w:szCs w:val="28"/>
        </w:rPr>
      </w:pPr>
    </w:p>
    <w:p w14:paraId="698C3B69" w14:textId="77777777" w:rsidR="00BA6779" w:rsidRDefault="00BA6779" w:rsidP="00BA6779">
      <w:pPr>
        <w:rPr>
          <w:b/>
          <w:bCs/>
          <w:sz w:val="28"/>
          <w:szCs w:val="28"/>
        </w:rPr>
      </w:pPr>
    </w:p>
    <w:p w14:paraId="23BFCB25" w14:textId="77777777" w:rsidR="00BA6779" w:rsidRPr="00A502DA" w:rsidRDefault="00BA6779" w:rsidP="00BA6779">
      <w:pPr>
        <w:rPr>
          <w:b/>
          <w:bCs/>
          <w:sz w:val="28"/>
          <w:szCs w:val="28"/>
        </w:rPr>
      </w:pPr>
    </w:p>
    <w:p w14:paraId="4A108F41" w14:textId="77777777" w:rsidR="00BA6779" w:rsidRPr="00A502DA" w:rsidRDefault="00BA6779">
      <w:pPr>
        <w:jc w:val="center"/>
        <w:rPr>
          <w:rPrChange w:id="0" w:author="Monipaak Matthew" w:date="2025-08-21T17:26:00Z" w16du:dateUtc="2025-08-21T17:26:00Z">
            <w:rPr>
              <w:sz w:val="28"/>
            </w:rPr>
          </w:rPrChange>
        </w:rPr>
        <w:pPrChange w:id="1" w:author="Monipaak Matthew" w:date="2025-08-21T17:26:00Z" w16du:dateUtc="2025-08-21T17:26:00Z">
          <w:pPr/>
        </w:pPrChange>
      </w:pPr>
      <w:ins w:id="2" w:author="Monipaak Matthew" w:date="2025-08-21T17:26:00Z" w16du:dateUtc="2025-08-21T17:26:00Z">
        <w:r w:rsidRPr="00A502DA">
          <w:t xml:space="preserve">:  </w:t>
        </w:r>
      </w:ins>
    </w:p>
    <w:p w14:paraId="78549F34" w14:textId="77777777" w:rsidR="00BA6779" w:rsidRPr="003D093B" w:rsidRDefault="00BA6779" w:rsidP="00BA6779">
      <w:pPr>
        <w:jc w:val="center"/>
        <w:rPr>
          <w:ins w:id="3" w:author="Monipaak Matthew" w:date="2025-08-21T17:26:00Z" w16du:dateUtc="2025-08-21T17:26:00Z"/>
          <w:sz w:val="24"/>
          <w:szCs w:val="24"/>
        </w:rPr>
      </w:pPr>
      <w:ins w:id="4" w:author="Monipaak Matthew" w:date="2025-08-21T17:26:00Z" w16du:dateUtc="2025-08-21T17:26:00Z">
        <w:r w:rsidRPr="003D093B">
          <w:rPr>
            <w:sz w:val="24"/>
            <w:szCs w:val="24"/>
          </w:rPr>
          <w:t xml:space="preserve"> $40,000. (FORTY THOUSAND US DOLLARS)</w:t>
        </w:r>
      </w:ins>
    </w:p>
    <w:p w14:paraId="616C91FD" w14:textId="77777777" w:rsidR="00BA6779" w:rsidRPr="003D093B" w:rsidRDefault="00BA6779" w:rsidP="00BA6779">
      <w:pPr>
        <w:jc w:val="center"/>
        <w:rPr>
          <w:ins w:id="5" w:author="Monipaak Matthew" w:date="2025-08-21T17:26:00Z" w16du:dateUtc="2025-08-21T17:26:00Z"/>
          <w:sz w:val="24"/>
          <w:szCs w:val="24"/>
        </w:rPr>
      </w:pPr>
    </w:p>
    <w:p w14:paraId="1D2979BE" w14:textId="77777777" w:rsidR="00BA6779" w:rsidRPr="003D093B" w:rsidRDefault="00BA6779" w:rsidP="00BA6779">
      <w:pPr>
        <w:jc w:val="center"/>
        <w:rPr>
          <w:ins w:id="6" w:author="Monipaak Matthew" w:date="2025-08-21T17:26:00Z" w16du:dateUtc="2025-08-21T17:26:00Z"/>
          <w:sz w:val="24"/>
          <w:szCs w:val="24"/>
        </w:rPr>
      </w:pPr>
      <w:ins w:id="7" w:author="Monipaak Matthew" w:date="2025-08-21T17:26:00Z" w16du:dateUtc="2025-08-21T17:26:00Z">
        <w:r w:rsidRPr="003D093B">
          <w:rPr>
            <w:b/>
            <w:bCs/>
            <w:sz w:val="24"/>
            <w:szCs w:val="24"/>
          </w:rPr>
          <w:t>Contact Persons</w:t>
        </w:r>
        <w:r w:rsidRPr="003D093B">
          <w:rPr>
            <w:sz w:val="24"/>
            <w:szCs w:val="24"/>
          </w:rPr>
          <w:t xml:space="preserve">: </w:t>
        </w:r>
      </w:ins>
    </w:p>
    <w:p w14:paraId="5B3037E7" w14:textId="77777777" w:rsidR="00BA6779" w:rsidRPr="003D093B" w:rsidRDefault="00BA6779" w:rsidP="00BA6779">
      <w:pPr>
        <w:jc w:val="center"/>
        <w:rPr>
          <w:ins w:id="8" w:author="Monipaak Matthew" w:date="2025-08-21T17:26:00Z" w16du:dateUtc="2025-08-21T17:26:00Z"/>
          <w:sz w:val="24"/>
          <w:szCs w:val="24"/>
        </w:rPr>
      </w:pPr>
      <w:ins w:id="9" w:author="Monipaak Matthew" w:date="2025-08-21T17:26:00Z" w16du:dateUtc="2025-08-21T17:26:00Z">
        <w:r w:rsidRPr="003D093B">
          <w:rPr>
            <w:sz w:val="24"/>
            <w:szCs w:val="24"/>
          </w:rPr>
          <w:t>Mark Gumah – Project Manager</w:t>
        </w:r>
      </w:ins>
    </w:p>
    <w:p w14:paraId="63DD7680" w14:textId="77777777" w:rsidR="00BA6779" w:rsidRPr="003D093B" w:rsidRDefault="00BA6779" w:rsidP="00BA6779">
      <w:pPr>
        <w:jc w:val="center"/>
        <w:rPr>
          <w:ins w:id="10" w:author="Monipaak Matthew" w:date="2025-08-21T17:26:00Z" w16du:dateUtc="2025-08-21T17:26:00Z"/>
          <w:sz w:val="24"/>
          <w:szCs w:val="24"/>
        </w:rPr>
      </w:pPr>
      <w:ins w:id="11" w:author="Monipaak Matthew" w:date="2025-08-21T17:26:00Z" w16du:dateUtc="2025-08-21T17:26:00Z">
        <w:r w:rsidRPr="003D093B">
          <w:rPr>
            <w:sz w:val="24"/>
            <w:szCs w:val="24"/>
          </w:rPr>
          <w:t>Phone Number: +233 248 130 747</w:t>
        </w:r>
      </w:ins>
    </w:p>
    <w:p w14:paraId="421807AF" w14:textId="77777777" w:rsidR="00BA6779" w:rsidRPr="003D093B" w:rsidRDefault="00BA6779" w:rsidP="00BA6779">
      <w:pPr>
        <w:jc w:val="center"/>
        <w:rPr>
          <w:ins w:id="12" w:author="Monipaak Matthew" w:date="2025-08-21T17:26:00Z" w16du:dateUtc="2025-08-21T17:26:00Z"/>
          <w:sz w:val="24"/>
          <w:szCs w:val="24"/>
        </w:rPr>
      </w:pPr>
      <w:ins w:id="13" w:author="Monipaak Matthew" w:date="2025-08-21T17:26:00Z" w16du:dateUtc="2025-08-21T17:26:00Z">
        <w:r w:rsidRPr="003D093B">
          <w:rPr>
            <w:sz w:val="24"/>
            <w:szCs w:val="24"/>
          </w:rPr>
          <w:t xml:space="preserve">Email Address: </w:t>
        </w:r>
        <w:r w:rsidRPr="003D093B">
          <w:rPr>
            <w:rFonts w:asciiTheme="minorHAnsi" w:hAnsiTheme="minorHAnsi" w:cstheme="minorBidi"/>
          </w:rPr>
          <w:fldChar w:fldCharType="begin"/>
        </w:r>
        <w:r w:rsidRPr="003D093B">
          <w:rPr>
            <w:sz w:val="24"/>
            <w:szCs w:val="24"/>
          </w:rPr>
          <w:instrText xml:space="preserve"> HYPERLINK "mailto:thejesusproject77@gmail.com" </w:instrText>
        </w:r>
        <w:r w:rsidRPr="003D093B">
          <w:rPr>
            <w:rFonts w:asciiTheme="minorHAnsi" w:hAnsiTheme="minorHAnsi" w:cstheme="minorBidi"/>
          </w:rPr>
        </w:r>
        <w:r w:rsidRPr="003D093B">
          <w:rPr>
            <w:rFonts w:asciiTheme="minorHAnsi" w:hAnsiTheme="minorHAnsi" w:cstheme="minorBidi"/>
          </w:rPr>
          <w:fldChar w:fldCharType="separate"/>
        </w:r>
        <w:r w:rsidRPr="003D093B">
          <w:rPr>
            <w:rStyle w:val="Hyperlink"/>
            <w:sz w:val="24"/>
            <w:szCs w:val="24"/>
          </w:rPr>
          <w:t>thejesusproject77@gmail.com</w:t>
        </w:r>
        <w:r w:rsidRPr="003D093B">
          <w:rPr>
            <w:rStyle w:val="Hyperlink"/>
            <w:sz w:val="24"/>
            <w:szCs w:val="24"/>
          </w:rPr>
          <w:fldChar w:fldCharType="end"/>
        </w:r>
      </w:ins>
    </w:p>
    <w:p w14:paraId="2EEB8FBB" w14:textId="77777777" w:rsidR="00BA6779" w:rsidRPr="003D093B" w:rsidRDefault="00BA6779" w:rsidP="00BA6779">
      <w:pPr>
        <w:jc w:val="center"/>
        <w:rPr>
          <w:ins w:id="14" w:author="Monipaak Matthew" w:date="2025-08-21T17:26:00Z" w16du:dateUtc="2025-08-21T17:26:00Z"/>
          <w:sz w:val="24"/>
          <w:szCs w:val="24"/>
        </w:rPr>
      </w:pPr>
    </w:p>
    <w:p w14:paraId="1DF5B388" w14:textId="77777777" w:rsidR="00BA6779" w:rsidRPr="003D093B" w:rsidRDefault="00BA6779" w:rsidP="00BA6779">
      <w:pPr>
        <w:jc w:val="center"/>
        <w:rPr>
          <w:ins w:id="15" w:author="Monipaak Matthew" w:date="2025-08-21T17:26:00Z" w16du:dateUtc="2025-08-21T17:26:00Z"/>
          <w:sz w:val="24"/>
          <w:szCs w:val="24"/>
        </w:rPr>
      </w:pPr>
      <w:ins w:id="16" w:author="Monipaak Matthew" w:date="2025-08-21T17:26:00Z" w16du:dateUtc="2025-08-21T17:26:00Z">
        <w:r w:rsidRPr="003D093B">
          <w:rPr>
            <w:sz w:val="24"/>
            <w:szCs w:val="24"/>
          </w:rPr>
          <w:t>Marlene – Administrator</w:t>
        </w:r>
      </w:ins>
    </w:p>
    <w:p w14:paraId="75F51D87" w14:textId="77777777" w:rsidR="00BA6779" w:rsidRPr="003D093B" w:rsidRDefault="00BA6779" w:rsidP="00BA6779">
      <w:pPr>
        <w:jc w:val="center"/>
        <w:rPr>
          <w:ins w:id="17" w:author="Monipaak Matthew" w:date="2025-08-21T17:26:00Z" w16du:dateUtc="2025-08-21T17:26:00Z"/>
          <w:sz w:val="24"/>
          <w:szCs w:val="24"/>
        </w:rPr>
      </w:pPr>
      <w:ins w:id="18" w:author="Monipaak Matthew" w:date="2025-08-21T17:26:00Z" w16du:dateUtc="2025-08-21T17:26:00Z">
        <w:r w:rsidRPr="003D093B">
          <w:rPr>
            <w:sz w:val="24"/>
            <w:szCs w:val="24"/>
          </w:rPr>
          <w:t>Phone Number: +233 248 130 747</w:t>
        </w:r>
      </w:ins>
    </w:p>
    <w:p w14:paraId="577ABBED" w14:textId="77777777" w:rsidR="00BA6779" w:rsidRPr="003D093B" w:rsidRDefault="00BA6779" w:rsidP="00BA6779">
      <w:pPr>
        <w:jc w:val="center"/>
        <w:rPr>
          <w:ins w:id="19" w:author="Monipaak Matthew" w:date="2025-08-21T17:26:00Z" w16du:dateUtc="2025-08-21T17:26:00Z"/>
          <w:sz w:val="24"/>
          <w:szCs w:val="24"/>
        </w:rPr>
      </w:pPr>
      <w:ins w:id="20" w:author="Monipaak Matthew" w:date="2025-08-21T17:26:00Z" w16du:dateUtc="2025-08-21T17:26:00Z">
        <w:r w:rsidRPr="003D093B">
          <w:rPr>
            <w:sz w:val="24"/>
            <w:szCs w:val="24"/>
          </w:rPr>
          <w:t xml:space="preserve">Email Address: </w:t>
        </w:r>
        <w:r w:rsidRPr="003D093B">
          <w:rPr>
            <w:rFonts w:asciiTheme="minorHAnsi" w:hAnsiTheme="minorHAnsi" w:cstheme="minorBidi"/>
          </w:rPr>
          <w:fldChar w:fldCharType="begin"/>
        </w:r>
        <w:r w:rsidRPr="003D093B">
          <w:rPr>
            <w:sz w:val="24"/>
            <w:szCs w:val="24"/>
          </w:rPr>
          <w:instrText xml:space="preserve"> HYPERLINK "mailto:thejesusproject77@gmail.com" </w:instrText>
        </w:r>
        <w:r w:rsidRPr="003D093B">
          <w:rPr>
            <w:rFonts w:asciiTheme="minorHAnsi" w:hAnsiTheme="minorHAnsi" w:cstheme="minorBidi"/>
          </w:rPr>
        </w:r>
        <w:r w:rsidRPr="003D093B">
          <w:rPr>
            <w:rFonts w:asciiTheme="minorHAnsi" w:hAnsiTheme="minorHAnsi" w:cstheme="minorBidi"/>
          </w:rPr>
          <w:fldChar w:fldCharType="separate"/>
        </w:r>
        <w:r w:rsidRPr="003D093B">
          <w:rPr>
            <w:rStyle w:val="Hyperlink"/>
            <w:sz w:val="24"/>
            <w:szCs w:val="24"/>
          </w:rPr>
          <w:t>thejesusproject77@gmail.com</w:t>
        </w:r>
        <w:r w:rsidRPr="003D093B">
          <w:rPr>
            <w:rStyle w:val="Hyperlink"/>
            <w:sz w:val="24"/>
            <w:szCs w:val="24"/>
          </w:rPr>
          <w:fldChar w:fldCharType="end"/>
        </w:r>
      </w:ins>
    </w:p>
    <w:p w14:paraId="1A8864EB" w14:textId="77777777" w:rsidR="00BA6779" w:rsidRPr="003D093B" w:rsidRDefault="00BA6779" w:rsidP="00BA6779">
      <w:pPr>
        <w:rPr>
          <w:ins w:id="21" w:author="Monipaak Matthew" w:date="2025-08-21T17:26:00Z" w16du:dateUtc="2025-08-21T17:26:00Z"/>
          <w:b/>
          <w:bCs/>
          <w:sz w:val="24"/>
          <w:szCs w:val="24"/>
        </w:rPr>
      </w:pPr>
      <w:del w:id="22" w:author="Monipaak Matthew" w:date="2025-08-21T17:26:00Z" w16du:dateUtc="2025-08-21T17:26:00Z">
        <w:r w:rsidRPr="003D093B">
          <w:rPr>
            <w:b/>
            <w:bCs/>
            <w:sz w:val="24"/>
            <w:szCs w:val="24"/>
          </w:rPr>
          <w:delText>EXECUTIVE SUMMARY</w:delText>
        </w:r>
      </w:del>
    </w:p>
    <w:p w14:paraId="7D943B79" w14:textId="77777777" w:rsidR="00BA6779" w:rsidRPr="00A502DA" w:rsidRDefault="00BA6779" w:rsidP="00BA6779">
      <w:pPr>
        <w:rPr>
          <w:ins w:id="23" w:author="Monipaak Matthew" w:date="2025-08-21T17:26:00Z" w16du:dateUtc="2025-08-21T17:26:00Z"/>
          <w:sz w:val="28"/>
          <w:szCs w:val="28"/>
        </w:rPr>
      </w:pPr>
    </w:p>
    <w:p w14:paraId="49E2BE6F" w14:textId="77777777" w:rsidR="00BA6779" w:rsidRDefault="00BA6779" w:rsidP="00BA6779">
      <w:pPr>
        <w:rPr>
          <w:b/>
          <w:bCs/>
          <w:sz w:val="28"/>
          <w:szCs w:val="28"/>
        </w:rPr>
      </w:pPr>
    </w:p>
    <w:p w14:paraId="02B77D54" w14:textId="77777777" w:rsidR="00BA6779" w:rsidRDefault="00BA6779" w:rsidP="00BA6779">
      <w:pPr>
        <w:rPr>
          <w:b/>
          <w:bCs/>
          <w:sz w:val="28"/>
          <w:szCs w:val="28"/>
        </w:rPr>
      </w:pPr>
    </w:p>
    <w:p w14:paraId="0EF49E93" w14:textId="77777777" w:rsidR="00BA6779" w:rsidRDefault="00BA6779" w:rsidP="00BA6779">
      <w:pPr>
        <w:rPr>
          <w:b/>
          <w:bCs/>
          <w:sz w:val="28"/>
          <w:szCs w:val="28"/>
        </w:rPr>
      </w:pPr>
    </w:p>
    <w:p w14:paraId="577185A9" w14:textId="77777777" w:rsidR="00BA6779" w:rsidRDefault="00BA6779" w:rsidP="00BA6779">
      <w:pPr>
        <w:rPr>
          <w:b/>
          <w:bCs/>
          <w:sz w:val="28"/>
          <w:szCs w:val="28"/>
        </w:rPr>
      </w:pPr>
    </w:p>
    <w:p w14:paraId="5439BDE0" w14:textId="77777777" w:rsidR="00BA6779" w:rsidRDefault="00BA6779" w:rsidP="00BA6779">
      <w:pPr>
        <w:rPr>
          <w:b/>
          <w:bCs/>
          <w:sz w:val="28"/>
          <w:szCs w:val="28"/>
        </w:rPr>
      </w:pPr>
    </w:p>
    <w:p w14:paraId="23873598" w14:textId="77777777" w:rsidR="00BA6779" w:rsidRDefault="00BA6779" w:rsidP="00BA6779">
      <w:pPr>
        <w:rPr>
          <w:b/>
          <w:bCs/>
          <w:sz w:val="28"/>
          <w:szCs w:val="28"/>
        </w:rPr>
      </w:pPr>
    </w:p>
    <w:p w14:paraId="00E2E5A3" w14:textId="77777777" w:rsidR="00BA6779" w:rsidRDefault="00BA6779" w:rsidP="00BA6779">
      <w:pPr>
        <w:rPr>
          <w:b/>
          <w:bCs/>
          <w:sz w:val="28"/>
          <w:szCs w:val="28"/>
        </w:rPr>
      </w:pPr>
    </w:p>
    <w:p w14:paraId="0AA92455" w14:textId="77777777" w:rsidR="00BA6779" w:rsidRDefault="00BA6779" w:rsidP="00BA6779">
      <w:pPr>
        <w:rPr>
          <w:b/>
          <w:bCs/>
          <w:sz w:val="28"/>
          <w:szCs w:val="28"/>
        </w:rPr>
      </w:pPr>
    </w:p>
    <w:p w14:paraId="52EAE938" w14:textId="77777777" w:rsidR="00BA6779" w:rsidRDefault="00BA6779" w:rsidP="00BA6779">
      <w:pPr>
        <w:rPr>
          <w:b/>
          <w:bCs/>
          <w:sz w:val="28"/>
          <w:szCs w:val="28"/>
        </w:rPr>
      </w:pPr>
    </w:p>
    <w:p w14:paraId="7984F77C" w14:textId="77777777" w:rsidR="00BA6779" w:rsidRDefault="00BA6779" w:rsidP="00BA6779">
      <w:pPr>
        <w:rPr>
          <w:b/>
          <w:bCs/>
          <w:sz w:val="28"/>
          <w:szCs w:val="28"/>
        </w:rPr>
      </w:pPr>
    </w:p>
    <w:p w14:paraId="00F8C9D0" w14:textId="77777777" w:rsidR="00BA6779" w:rsidRDefault="00BA6779" w:rsidP="00BA6779">
      <w:pPr>
        <w:rPr>
          <w:b/>
          <w:bCs/>
          <w:sz w:val="28"/>
          <w:szCs w:val="28"/>
        </w:rPr>
      </w:pPr>
    </w:p>
    <w:p w14:paraId="649C5C40" w14:textId="77777777" w:rsidR="00BA6779" w:rsidRDefault="00BA6779" w:rsidP="00BA6779">
      <w:pPr>
        <w:rPr>
          <w:b/>
          <w:bCs/>
          <w:sz w:val="28"/>
          <w:szCs w:val="28"/>
        </w:rPr>
      </w:pPr>
    </w:p>
    <w:p w14:paraId="5E173A33" w14:textId="77777777" w:rsidR="00BA6779" w:rsidRDefault="00BA6779" w:rsidP="00BA6779">
      <w:pPr>
        <w:rPr>
          <w:b/>
          <w:bCs/>
          <w:sz w:val="28"/>
          <w:szCs w:val="28"/>
        </w:rPr>
      </w:pPr>
    </w:p>
    <w:p w14:paraId="4CBEA4BC" w14:textId="77777777" w:rsidR="00BA6779" w:rsidRDefault="00BA6779" w:rsidP="00BA6779">
      <w:pPr>
        <w:rPr>
          <w:b/>
          <w:bCs/>
          <w:sz w:val="28"/>
          <w:szCs w:val="28"/>
        </w:rPr>
      </w:pPr>
    </w:p>
    <w:p w14:paraId="6FD33D87" w14:textId="77777777" w:rsidR="00BA6779" w:rsidRDefault="00BA6779" w:rsidP="00BA6779">
      <w:pPr>
        <w:rPr>
          <w:b/>
          <w:bCs/>
          <w:sz w:val="28"/>
          <w:szCs w:val="28"/>
        </w:rPr>
      </w:pPr>
    </w:p>
    <w:p w14:paraId="7D24166C" w14:textId="77777777" w:rsidR="00BA6779" w:rsidRDefault="00BA6779" w:rsidP="00BA6779">
      <w:pPr>
        <w:rPr>
          <w:b/>
          <w:bCs/>
          <w:sz w:val="28"/>
          <w:szCs w:val="28"/>
        </w:rPr>
      </w:pPr>
    </w:p>
    <w:p w14:paraId="1A3388C7" w14:textId="77777777" w:rsidR="00BA6779" w:rsidRDefault="00BA6779" w:rsidP="00BA6779">
      <w:pPr>
        <w:rPr>
          <w:b/>
          <w:bCs/>
          <w:sz w:val="28"/>
          <w:szCs w:val="28"/>
        </w:rPr>
      </w:pPr>
    </w:p>
    <w:p w14:paraId="3A87E999" w14:textId="77777777" w:rsidR="008902A3" w:rsidRDefault="008902A3" w:rsidP="00BA6779">
      <w:pPr>
        <w:rPr>
          <w:b/>
          <w:bCs/>
          <w:sz w:val="28"/>
          <w:szCs w:val="28"/>
        </w:rPr>
      </w:pPr>
    </w:p>
    <w:p w14:paraId="6678D567" w14:textId="77777777" w:rsidR="008902A3" w:rsidRDefault="008902A3" w:rsidP="00BA6779">
      <w:pPr>
        <w:rPr>
          <w:b/>
          <w:bCs/>
          <w:sz w:val="28"/>
          <w:szCs w:val="28"/>
        </w:rPr>
      </w:pPr>
    </w:p>
    <w:p w14:paraId="20593A81" w14:textId="77777777" w:rsidR="008902A3" w:rsidRDefault="008902A3" w:rsidP="00BA6779">
      <w:pPr>
        <w:rPr>
          <w:b/>
          <w:bCs/>
          <w:sz w:val="28"/>
          <w:szCs w:val="28"/>
        </w:rPr>
      </w:pPr>
    </w:p>
    <w:p w14:paraId="3ABA8253" w14:textId="6C7D33A7" w:rsidR="00BA6779" w:rsidRPr="00A502DA" w:rsidRDefault="00BA6779" w:rsidP="00BA6779">
      <w:pPr>
        <w:rPr>
          <w:b/>
          <w:bCs/>
          <w:sz w:val="28"/>
          <w:szCs w:val="28"/>
        </w:rPr>
      </w:pPr>
      <w:ins w:id="24" w:author="Monipaak Matthew" w:date="2025-08-21T17:26:00Z" w16du:dateUtc="2025-08-21T17:26:00Z">
        <w:r w:rsidRPr="00A502DA">
          <w:rPr>
            <w:b/>
            <w:bCs/>
            <w:sz w:val="28"/>
            <w:szCs w:val="28"/>
          </w:rPr>
          <w:lastRenderedPageBreak/>
          <w:t>EXECUTIVE SUMMARY</w:t>
        </w:r>
      </w:ins>
    </w:p>
    <w:p w14:paraId="20267D40" w14:textId="77777777" w:rsidR="00BA6779" w:rsidRDefault="00BA6779" w:rsidP="00BA6779">
      <w:pPr>
        <w:jc w:val="both"/>
        <w:rPr>
          <w:sz w:val="24"/>
          <w:szCs w:val="24"/>
        </w:rPr>
      </w:pPr>
      <w:r w:rsidRPr="00A502DA">
        <w:rPr>
          <w:sz w:val="24"/>
          <w:szCs w:val="24"/>
        </w:rPr>
        <w:t xml:space="preserve">In today’s interconnected world, digital literacy is essential for accessing educational and professional opportunities, and participating effectively in the digital economy. It empowers individuals to adapt to technological advancements, solve problems creatively, and contribute positively to their communities and workplaces. Within Africa and particularly Ghanaian communities, digital literacy initiatives would bridge the digital gap by providing training and resources to underserved populations. </w:t>
      </w:r>
    </w:p>
    <w:p w14:paraId="7F9FC495" w14:textId="77777777" w:rsidR="00BA6779" w:rsidRDefault="00BA6779" w:rsidP="00BA6779">
      <w:pPr>
        <w:jc w:val="both"/>
        <w:rPr>
          <w:sz w:val="24"/>
          <w:szCs w:val="24"/>
        </w:rPr>
      </w:pPr>
      <w:r w:rsidRPr="00A502DA">
        <w:rPr>
          <w:sz w:val="24"/>
          <w:szCs w:val="24"/>
        </w:rPr>
        <w:t>In 2016, the United Nations declared internet access to be a human right.</w:t>
      </w:r>
      <w:r>
        <w:rPr>
          <w:sz w:val="24"/>
          <w:szCs w:val="24"/>
        </w:rPr>
        <w:t xml:space="preserve"> </w:t>
      </w:r>
      <w:r w:rsidRPr="00A502DA">
        <w:rPr>
          <w:sz w:val="24"/>
          <w:szCs w:val="24"/>
        </w:rPr>
        <w:t xml:space="preserve">Unfortunately, this particular human right has been left </w:t>
      </w:r>
      <w:r>
        <w:rPr>
          <w:sz w:val="24"/>
          <w:szCs w:val="24"/>
        </w:rPr>
        <w:t>for</w:t>
      </w:r>
      <w:r w:rsidRPr="00A502DA">
        <w:rPr>
          <w:sz w:val="24"/>
          <w:szCs w:val="24"/>
        </w:rPr>
        <w:t xml:space="preserve"> the</w:t>
      </w:r>
      <w:r>
        <w:rPr>
          <w:sz w:val="24"/>
          <w:szCs w:val="24"/>
        </w:rPr>
        <w:t xml:space="preserve"> open</w:t>
      </w:r>
      <w:r w:rsidRPr="00A502DA">
        <w:rPr>
          <w:sz w:val="24"/>
          <w:szCs w:val="24"/>
        </w:rPr>
        <w:t xml:space="preserve"> market to provide, which has widened the gap between the rich and the poor. </w:t>
      </w:r>
    </w:p>
    <w:p w14:paraId="2F457B25" w14:textId="77777777" w:rsidR="00BA6779" w:rsidRDefault="00BA6779" w:rsidP="00BA6779">
      <w:pPr>
        <w:jc w:val="both"/>
        <w:rPr>
          <w:sz w:val="24"/>
          <w:szCs w:val="24"/>
        </w:rPr>
      </w:pPr>
      <w:r w:rsidRPr="00A502DA">
        <w:rPr>
          <w:sz w:val="24"/>
          <w:szCs w:val="24"/>
        </w:rPr>
        <w:t>According to Maxwell Peprah’s research, between 2019 and 2022, only 34 to 40 percent of people in rural Ghana have access to internet connectivity, compared to 59 to 66 percent of people living in urban regions. Only 10 percent of people in rural communities possess computers, compared to 24 percent of people in urban areas. (</w:t>
      </w:r>
      <w:hyperlink r:id="rId11" w:anchor="google_vignette" w:history="1">
        <w:r w:rsidRPr="00A502DA">
          <w:rPr>
            <w:rStyle w:val="Hyperlink"/>
            <w:sz w:val="24"/>
            <w:szCs w:val="24"/>
          </w:rPr>
          <w:t>https://thechronicle.com.gh/feature-empowering-the-future-promoting-computer-literacy-among-young-girls-in-rural-ghana/#google_vignette</w:t>
        </w:r>
      </w:hyperlink>
      <w:r w:rsidRPr="00A502DA">
        <w:rPr>
          <w:sz w:val="24"/>
          <w:szCs w:val="24"/>
        </w:rPr>
        <w:t>).</w:t>
      </w:r>
      <w:r>
        <w:rPr>
          <w:sz w:val="24"/>
          <w:szCs w:val="24"/>
        </w:rPr>
        <w:t xml:space="preserve"> </w:t>
      </w:r>
    </w:p>
    <w:p w14:paraId="17920D64" w14:textId="77777777" w:rsidR="00BA6779" w:rsidRDefault="00BA6779" w:rsidP="00BA6779">
      <w:pPr>
        <w:jc w:val="both"/>
        <w:rPr>
          <w:sz w:val="24"/>
          <w:szCs w:val="24"/>
        </w:rPr>
      </w:pPr>
      <w:r w:rsidRPr="00A27B28">
        <w:rPr>
          <w:sz w:val="24"/>
          <w:szCs w:val="24"/>
        </w:rPr>
        <w:t>The</w:t>
      </w:r>
      <w:r>
        <w:rPr>
          <w:sz w:val="24"/>
          <w:szCs w:val="24"/>
        </w:rPr>
        <w:t xml:space="preserve"> Digital Literacy Enhancement </w:t>
      </w:r>
      <w:proofErr w:type="spellStart"/>
      <w:r>
        <w:rPr>
          <w:sz w:val="24"/>
          <w:szCs w:val="24"/>
        </w:rPr>
        <w:t>Programme</w:t>
      </w:r>
      <w:proofErr w:type="spellEnd"/>
      <w:r w:rsidRPr="00A27B28">
        <w:rPr>
          <w:sz w:val="24"/>
          <w:szCs w:val="24"/>
        </w:rPr>
        <w:t xml:space="preserve"> </w:t>
      </w:r>
      <w:r>
        <w:rPr>
          <w:sz w:val="24"/>
          <w:szCs w:val="24"/>
        </w:rPr>
        <w:t xml:space="preserve">seeks </w:t>
      </w:r>
      <w:r w:rsidRPr="00A27B28">
        <w:rPr>
          <w:sz w:val="24"/>
          <w:szCs w:val="24"/>
        </w:rPr>
        <w:t xml:space="preserve">to </w:t>
      </w:r>
      <w:r>
        <w:rPr>
          <w:sz w:val="24"/>
          <w:szCs w:val="24"/>
        </w:rPr>
        <w:t>empower</w:t>
      </w:r>
      <w:r w:rsidRPr="00A27B28">
        <w:rPr>
          <w:sz w:val="24"/>
          <w:szCs w:val="24"/>
        </w:rPr>
        <w:t xml:space="preserve"> holistically, the digital literacy skills of </w:t>
      </w:r>
      <w:r>
        <w:rPr>
          <w:sz w:val="24"/>
          <w:szCs w:val="24"/>
        </w:rPr>
        <w:t>450 students</w:t>
      </w:r>
      <w:r w:rsidRPr="00A27B28">
        <w:rPr>
          <w:sz w:val="24"/>
          <w:szCs w:val="24"/>
        </w:rPr>
        <w:t xml:space="preserve"> in three </w:t>
      </w:r>
      <w:r>
        <w:rPr>
          <w:sz w:val="24"/>
          <w:szCs w:val="24"/>
        </w:rPr>
        <w:t xml:space="preserve">clustered </w:t>
      </w:r>
      <w:r w:rsidRPr="00A27B28">
        <w:rPr>
          <w:sz w:val="24"/>
          <w:szCs w:val="24"/>
        </w:rPr>
        <w:t>communities</w:t>
      </w:r>
      <w:r>
        <w:rPr>
          <w:sz w:val="24"/>
          <w:szCs w:val="24"/>
        </w:rPr>
        <w:t xml:space="preserve"> (</w:t>
      </w:r>
      <w:proofErr w:type="spellStart"/>
      <w:r w:rsidRPr="00C72275">
        <w:rPr>
          <w:sz w:val="24"/>
          <w:szCs w:val="24"/>
        </w:rPr>
        <w:t>Sankpala</w:t>
      </w:r>
      <w:proofErr w:type="spellEnd"/>
      <w:r>
        <w:rPr>
          <w:sz w:val="24"/>
          <w:szCs w:val="24"/>
        </w:rPr>
        <w:t xml:space="preserve">, </w:t>
      </w:r>
      <w:proofErr w:type="spellStart"/>
      <w:r w:rsidRPr="00C72275">
        <w:rPr>
          <w:sz w:val="24"/>
          <w:szCs w:val="24"/>
        </w:rPr>
        <w:t>Belamposo</w:t>
      </w:r>
      <w:proofErr w:type="spellEnd"/>
      <w:r>
        <w:rPr>
          <w:sz w:val="24"/>
          <w:szCs w:val="24"/>
        </w:rPr>
        <w:t xml:space="preserve"> and </w:t>
      </w:r>
      <w:proofErr w:type="spellStart"/>
      <w:r w:rsidRPr="00C72275">
        <w:rPr>
          <w:sz w:val="24"/>
          <w:szCs w:val="24"/>
        </w:rPr>
        <w:t>Wa</w:t>
      </w:r>
      <w:r>
        <w:rPr>
          <w:sz w:val="24"/>
          <w:szCs w:val="24"/>
        </w:rPr>
        <w:t>m</w:t>
      </w:r>
      <w:r w:rsidRPr="00C72275">
        <w:rPr>
          <w:sz w:val="24"/>
          <w:szCs w:val="24"/>
        </w:rPr>
        <w:t>gbon</w:t>
      </w:r>
      <w:proofErr w:type="spellEnd"/>
      <w:r>
        <w:rPr>
          <w:sz w:val="24"/>
          <w:szCs w:val="24"/>
        </w:rPr>
        <w:t>)</w:t>
      </w:r>
      <w:r w:rsidRPr="00A27B28">
        <w:rPr>
          <w:sz w:val="24"/>
          <w:szCs w:val="24"/>
        </w:rPr>
        <w:t xml:space="preserve"> in </w:t>
      </w:r>
      <w:r>
        <w:rPr>
          <w:sz w:val="24"/>
          <w:szCs w:val="24"/>
        </w:rPr>
        <w:t>C</w:t>
      </w:r>
      <w:r w:rsidRPr="00A27B28">
        <w:rPr>
          <w:sz w:val="24"/>
          <w:szCs w:val="24"/>
        </w:rPr>
        <w:t xml:space="preserve">entral </w:t>
      </w:r>
      <w:proofErr w:type="spellStart"/>
      <w:r w:rsidRPr="00A27B28">
        <w:rPr>
          <w:sz w:val="24"/>
          <w:szCs w:val="24"/>
        </w:rPr>
        <w:t>Gonja</w:t>
      </w:r>
      <w:proofErr w:type="spellEnd"/>
      <w:r w:rsidRPr="00A27B28">
        <w:rPr>
          <w:sz w:val="24"/>
          <w:szCs w:val="24"/>
        </w:rPr>
        <w:t xml:space="preserve"> </w:t>
      </w:r>
      <w:r>
        <w:rPr>
          <w:sz w:val="24"/>
          <w:szCs w:val="24"/>
        </w:rPr>
        <w:t>D</w:t>
      </w:r>
      <w:r w:rsidRPr="00A27B28">
        <w:rPr>
          <w:sz w:val="24"/>
          <w:szCs w:val="24"/>
        </w:rPr>
        <w:t xml:space="preserve">istrict of the Savanah </w:t>
      </w:r>
      <w:r>
        <w:rPr>
          <w:sz w:val="24"/>
          <w:szCs w:val="24"/>
        </w:rPr>
        <w:t>R</w:t>
      </w:r>
      <w:r w:rsidRPr="00A27B28">
        <w:rPr>
          <w:sz w:val="24"/>
          <w:szCs w:val="24"/>
        </w:rPr>
        <w:t>egion of Ghana</w:t>
      </w:r>
      <w:r w:rsidRPr="00033780">
        <w:t xml:space="preserve">. </w:t>
      </w:r>
      <w:r>
        <w:t xml:space="preserve">The impact of the project will </w:t>
      </w:r>
      <w:r>
        <w:rPr>
          <w:sz w:val="24"/>
          <w:szCs w:val="24"/>
        </w:rPr>
        <w:t>b</w:t>
      </w:r>
      <w:r w:rsidRPr="00033780">
        <w:rPr>
          <w:sz w:val="24"/>
          <w:szCs w:val="24"/>
        </w:rPr>
        <w:t xml:space="preserve">ridge the digital knowledge gap of students in these beneficiary communities, empower students for creativity and innovation, </w:t>
      </w:r>
      <w:r>
        <w:rPr>
          <w:sz w:val="24"/>
          <w:szCs w:val="24"/>
        </w:rPr>
        <w:t>e</w:t>
      </w:r>
      <w:r w:rsidRPr="00033780">
        <w:rPr>
          <w:sz w:val="24"/>
          <w:szCs w:val="24"/>
        </w:rPr>
        <w:t>nhance their learning</w:t>
      </w:r>
      <w:r>
        <w:rPr>
          <w:sz w:val="24"/>
          <w:szCs w:val="24"/>
        </w:rPr>
        <w:t>,</w:t>
      </w:r>
      <w:r w:rsidRPr="00033780">
        <w:rPr>
          <w:sz w:val="24"/>
          <w:szCs w:val="24"/>
        </w:rPr>
        <w:t xml:space="preserve"> and </w:t>
      </w:r>
      <w:r>
        <w:rPr>
          <w:sz w:val="24"/>
          <w:szCs w:val="24"/>
        </w:rPr>
        <w:t>f</w:t>
      </w:r>
      <w:r w:rsidRPr="00033780">
        <w:rPr>
          <w:sz w:val="24"/>
          <w:szCs w:val="24"/>
        </w:rPr>
        <w:t>oster digital inclusion and socio-economic empowerment, particularly for girls.</w:t>
      </w:r>
      <w:r>
        <w:rPr>
          <w:sz w:val="24"/>
          <w:szCs w:val="24"/>
        </w:rPr>
        <w:t xml:space="preserve"> </w:t>
      </w:r>
      <w:r w:rsidRPr="00A27B28">
        <w:rPr>
          <w:sz w:val="24"/>
          <w:szCs w:val="24"/>
        </w:rPr>
        <w:t xml:space="preserve">This will brighten their opportunities for jobs within and outside their communities and boost their confidence and participation in community-led developmental activities. Training these students means empowering the future leaders of the communities in digital literacy and skills. </w:t>
      </w:r>
    </w:p>
    <w:p w14:paraId="59186BBA" w14:textId="77777777" w:rsidR="00BA6779" w:rsidRDefault="00BA6779" w:rsidP="00BA6779">
      <w:pPr>
        <w:jc w:val="both"/>
        <w:rPr>
          <w:sz w:val="28"/>
          <w:szCs w:val="28"/>
        </w:rPr>
      </w:pPr>
      <w:r w:rsidRPr="00C5624E">
        <w:rPr>
          <w:sz w:val="24"/>
          <w:szCs w:val="24"/>
        </w:rPr>
        <w:t>With an estimated cost of 40,000 USD, the project will establish a 30-seater ICT Center, train about 450 students using modern digital tools and equipment over a period of one year. With a staff strength of el</w:t>
      </w:r>
      <w:r>
        <w:rPr>
          <w:sz w:val="24"/>
          <w:szCs w:val="24"/>
        </w:rPr>
        <w:t>e</w:t>
      </w:r>
      <w:r w:rsidRPr="00C5624E">
        <w:rPr>
          <w:sz w:val="24"/>
          <w:szCs w:val="24"/>
        </w:rPr>
        <w:t xml:space="preserve">ven </w:t>
      </w:r>
      <w:r>
        <w:rPr>
          <w:sz w:val="24"/>
          <w:szCs w:val="24"/>
        </w:rPr>
        <w:t xml:space="preserve">involving field officers, ICT instructors, project coordinators, monitoring and evaluation officers, </w:t>
      </w:r>
      <w:r w:rsidRPr="00C5624E">
        <w:rPr>
          <w:sz w:val="24"/>
          <w:szCs w:val="24"/>
        </w:rPr>
        <w:t xml:space="preserve">and </w:t>
      </w:r>
      <w:r>
        <w:rPr>
          <w:sz w:val="24"/>
          <w:szCs w:val="24"/>
        </w:rPr>
        <w:t>two</w:t>
      </w:r>
      <w:r w:rsidRPr="00C5624E">
        <w:rPr>
          <w:sz w:val="24"/>
          <w:szCs w:val="24"/>
        </w:rPr>
        <w:t xml:space="preserve"> volunteers from each community, The Jesus Heart Project Organization in partnership with Central </w:t>
      </w:r>
      <w:proofErr w:type="spellStart"/>
      <w:r w:rsidRPr="00C5624E">
        <w:rPr>
          <w:sz w:val="24"/>
          <w:szCs w:val="24"/>
        </w:rPr>
        <w:t>Gonja</w:t>
      </w:r>
      <w:proofErr w:type="spellEnd"/>
      <w:r w:rsidRPr="00C5624E">
        <w:rPr>
          <w:sz w:val="24"/>
          <w:szCs w:val="24"/>
        </w:rPr>
        <w:t xml:space="preserve"> District Assembly, Ghana Education Service,</w:t>
      </w:r>
      <w:r w:rsidRPr="00C5624E">
        <w:rPr>
          <w:sz w:val="28"/>
          <w:szCs w:val="28"/>
        </w:rPr>
        <w:t xml:space="preserve"> </w:t>
      </w:r>
      <w:r w:rsidRPr="00C5624E">
        <w:rPr>
          <w:sz w:val="24"/>
          <w:szCs w:val="24"/>
        </w:rPr>
        <w:t>Ghana Investment Fund for Electronic Communication (GIFEC)</w:t>
      </w:r>
      <w:r>
        <w:rPr>
          <w:sz w:val="24"/>
          <w:szCs w:val="24"/>
        </w:rPr>
        <w:t xml:space="preserve"> and others, will see to the smooth implementation of the project.</w:t>
      </w:r>
      <w:r>
        <w:rPr>
          <w:sz w:val="28"/>
          <w:szCs w:val="28"/>
        </w:rPr>
        <w:t xml:space="preserve"> </w:t>
      </w:r>
    </w:p>
    <w:p w14:paraId="18E99377" w14:textId="77777777" w:rsidR="00BA6779" w:rsidRPr="00EC7168" w:rsidRDefault="00BA6779" w:rsidP="00BA6779">
      <w:pPr>
        <w:jc w:val="both"/>
        <w:rPr>
          <w:sz w:val="28"/>
          <w:szCs w:val="28"/>
        </w:rPr>
      </w:pPr>
      <w:r w:rsidRPr="00957DBD">
        <w:rPr>
          <w:sz w:val="24"/>
          <w:szCs w:val="24"/>
        </w:rPr>
        <w:t>Th</w:t>
      </w:r>
      <w:r>
        <w:rPr>
          <w:sz w:val="24"/>
          <w:szCs w:val="24"/>
        </w:rPr>
        <w:t>is project aligns with the</w:t>
      </w:r>
      <w:r w:rsidRPr="00957DBD">
        <w:rPr>
          <w:sz w:val="24"/>
          <w:szCs w:val="24"/>
        </w:rPr>
        <w:t xml:space="preserve"> mission of The Jesus Heart Project organization which seeks to extend a helping hand to the marginalized in society by bringing practical solutions that will empower communities and individuals and enhance their socio-economic lives.</w:t>
      </w:r>
    </w:p>
    <w:p w14:paraId="53CB0E5A" w14:textId="77777777" w:rsidR="00BA6779" w:rsidRPr="00A502DA" w:rsidRDefault="00BA6779" w:rsidP="00BA6779">
      <w:pPr>
        <w:rPr>
          <w:b/>
          <w:bCs/>
          <w:sz w:val="32"/>
          <w:szCs w:val="32"/>
        </w:rPr>
      </w:pPr>
    </w:p>
    <w:p w14:paraId="2FF26F88" w14:textId="77777777" w:rsidR="00BA6779" w:rsidRDefault="00BA6779" w:rsidP="00BA6779">
      <w:pPr>
        <w:rPr>
          <w:b/>
          <w:bCs/>
          <w:sz w:val="32"/>
          <w:szCs w:val="32"/>
        </w:rPr>
      </w:pPr>
    </w:p>
    <w:p w14:paraId="02AD9046" w14:textId="77777777" w:rsidR="00BA6779" w:rsidRPr="003D093B" w:rsidRDefault="00BA6779" w:rsidP="00BA6779">
      <w:pPr>
        <w:rPr>
          <w:ins w:id="25" w:author="Monipaak Matthew" w:date="2025-08-21T17:26:00Z" w16du:dateUtc="2025-08-21T17:26:00Z"/>
          <w:b/>
          <w:bCs/>
          <w:sz w:val="24"/>
          <w:szCs w:val="24"/>
        </w:rPr>
      </w:pPr>
      <w:del w:id="26" w:author="Monipaak Matthew" w:date="2025-08-21T17:26:00Z" w16du:dateUtc="2025-08-21T17:26:00Z">
        <w:r w:rsidRPr="003D093B">
          <w:rPr>
            <w:b/>
            <w:bCs/>
            <w:sz w:val="24"/>
            <w:szCs w:val="24"/>
          </w:rPr>
          <w:delText>PROJECT JUSTIFICATION</w:delText>
        </w:r>
      </w:del>
    </w:p>
    <w:p w14:paraId="57847511" w14:textId="77777777" w:rsidR="00BA6779" w:rsidRPr="00A502DA" w:rsidRDefault="00BA6779" w:rsidP="00BA6779">
      <w:pPr>
        <w:rPr>
          <w:ins w:id="27" w:author="Monipaak Matthew" w:date="2025-08-21T17:26:00Z" w16du:dateUtc="2025-08-21T17:26:00Z"/>
          <w:b/>
          <w:bCs/>
          <w:sz w:val="32"/>
          <w:szCs w:val="32"/>
        </w:rPr>
      </w:pPr>
    </w:p>
    <w:p w14:paraId="0F8BEA64" w14:textId="77777777" w:rsidR="00BA6779" w:rsidRPr="00A502DA" w:rsidRDefault="00BA6779" w:rsidP="00BA6779">
      <w:pPr>
        <w:rPr>
          <w:ins w:id="28" w:author="Monipaak Matthew" w:date="2025-08-21T17:26:00Z" w16du:dateUtc="2025-08-21T17:26:00Z"/>
          <w:b/>
          <w:bCs/>
          <w:sz w:val="32"/>
          <w:szCs w:val="32"/>
        </w:rPr>
      </w:pPr>
    </w:p>
    <w:p w14:paraId="05ABC750" w14:textId="77777777" w:rsidR="00BA6779" w:rsidRPr="00A502DA" w:rsidRDefault="00BA6779" w:rsidP="00BA6779">
      <w:pPr>
        <w:rPr>
          <w:ins w:id="29" w:author="Monipaak Matthew" w:date="2025-08-21T17:26:00Z" w16du:dateUtc="2025-08-21T17:26:00Z"/>
          <w:b/>
          <w:bCs/>
          <w:sz w:val="32"/>
          <w:szCs w:val="32"/>
        </w:rPr>
      </w:pPr>
    </w:p>
    <w:p w14:paraId="2A09F865" w14:textId="77777777" w:rsidR="00BA6779" w:rsidRPr="00A502DA" w:rsidRDefault="00BA6779" w:rsidP="00BA6779">
      <w:pPr>
        <w:rPr>
          <w:ins w:id="30" w:author="Monipaak Matthew" w:date="2025-08-21T17:26:00Z" w16du:dateUtc="2025-08-21T17:26:00Z"/>
          <w:b/>
          <w:bCs/>
          <w:sz w:val="32"/>
          <w:szCs w:val="32"/>
        </w:rPr>
      </w:pPr>
    </w:p>
    <w:p w14:paraId="35040604" w14:textId="77777777" w:rsidR="00BA6779" w:rsidRPr="00A502DA" w:rsidRDefault="00BA6779" w:rsidP="00BA6779">
      <w:pPr>
        <w:rPr>
          <w:ins w:id="31" w:author="Monipaak Matthew" w:date="2025-08-21T17:26:00Z" w16du:dateUtc="2025-08-21T17:26:00Z"/>
          <w:b/>
          <w:bCs/>
          <w:sz w:val="32"/>
          <w:szCs w:val="32"/>
        </w:rPr>
      </w:pPr>
    </w:p>
    <w:p w14:paraId="4681E29A" w14:textId="77777777" w:rsidR="008902A3" w:rsidRDefault="008902A3" w:rsidP="00BA6779">
      <w:pPr>
        <w:rPr>
          <w:b/>
          <w:bCs/>
          <w:sz w:val="32"/>
          <w:szCs w:val="32"/>
        </w:rPr>
      </w:pPr>
    </w:p>
    <w:p w14:paraId="7667A75C" w14:textId="1A263311" w:rsidR="00BA6779" w:rsidRPr="00A502DA" w:rsidRDefault="00BA6779" w:rsidP="00BA6779">
      <w:pPr>
        <w:rPr>
          <w:b/>
          <w:bCs/>
          <w:sz w:val="32"/>
          <w:szCs w:val="32"/>
        </w:rPr>
      </w:pPr>
      <w:ins w:id="32" w:author="Monipaak Matthew" w:date="2025-08-21T17:26:00Z" w16du:dateUtc="2025-08-21T17:26:00Z">
        <w:r w:rsidRPr="00A502DA">
          <w:rPr>
            <w:b/>
            <w:bCs/>
            <w:sz w:val="32"/>
            <w:szCs w:val="32"/>
          </w:rPr>
          <w:lastRenderedPageBreak/>
          <w:t>PROJECT JUSTIFICATION</w:t>
        </w:r>
      </w:ins>
    </w:p>
    <w:p w14:paraId="018C6172" w14:textId="77777777" w:rsidR="00BA6779" w:rsidRPr="003D093B" w:rsidRDefault="00BA6779" w:rsidP="00BA6779">
      <w:pPr>
        <w:jc w:val="both"/>
        <w:rPr>
          <w:sz w:val="24"/>
          <w:szCs w:val="24"/>
        </w:rPr>
      </w:pPr>
      <w:r w:rsidRPr="003D093B">
        <w:rPr>
          <w:sz w:val="24"/>
          <w:szCs w:val="24"/>
        </w:rPr>
        <w:t xml:space="preserve">The huge gap in the digital literacy and skills of the pupils in these communities and the devastating effect on students in a growing digital world make it absolutely necessary to bring such an intervention to these communities. The obvious rationale is to enhance the digital literacy of these clustered communities for the following benefits. </w:t>
      </w:r>
    </w:p>
    <w:p w14:paraId="018310FC" w14:textId="77777777" w:rsidR="00BA6779" w:rsidRPr="005E0D9F" w:rsidRDefault="00BA6779" w:rsidP="00BA6779">
      <w:pPr>
        <w:pStyle w:val="ListParagraph"/>
        <w:widowControl/>
        <w:numPr>
          <w:ilvl w:val="0"/>
          <w:numId w:val="23"/>
        </w:numPr>
        <w:autoSpaceDE/>
        <w:autoSpaceDN/>
        <w:spacing w:after="160" w:line="259" w:lineRule="auto"/>
        <w:rPr>
          <w:sz w:val="24"/>
          <w:szCs w:val="24"/>
        </w:rPr>
      </w:pPr>
      <w:r w:rsidRPr="005E0D9F">
        <w:rPr>
          <w:sz w:val="24"/>
          <w:szCs w:val="24"/>
        </w:rPr>
        <w:t>Bridge the digital knowledge gap of students in these beneficiary communities</w:t>
      </w:r>
    </w:p>
    <w:p w14:paraId="1C2F3A5D" w14:textId="77777777" w:rsidR="00BA6779" w:rsidRPr="005E0D9F" w:rsidRDefault="00BA6779" w:rsidP="00BA6779">
      <w:pPr>
        <w:pStyle w:val="ListParagraph"/>
        <w:widowControl/>
        <w:numPr>
          <w:ilvl w:val="0"/>
          <w:numId w:val="23"/>
        </w:numPr>
        <w:autoSpaceDE/>
        <w:autoSpaceDN/>
        <w:spacing w:after="160" w:line="259" w:lineRule="auto"/>
        <w:rPr>
          <w:sz w:val="24"/>
          <w:szCs w:val="24"/>
        </w:rPr>
      </w:pPr>
      <w:r w:rsidRPr="005E0D9F">
        <w:rPr>
          <w:sz w:val="24"/>
          <w:szCs w:val="24"/>
        </w:rPr>
        <w:t>Empower students for creativity and innovation</w:t>
      </w:r>
    </w:p>
    <w:p w14:paraId="5ADEC435" w14:textId="77777777" w:rsidR="00BA6779" w:rsidRPr="005E0D9F" w:rsidRDefault="00BA6779" w:rsidP="00BA6779">
      <w:pPr>
        <w:pStyle w:val="ListParagraph"/>
        <w:widowControl/>
        <w:numPr>
          <w:ilvl w:val="0"/>
          <w:numId w:val="23"/>
        </w:numPr>
        <w:autoSpaceDE/>
        <w:autoSpaceDN/>
        <w:spacing w:after="160" w:line="259" w:lineRule="auto"/>
        <w:rPr>
          <w:sz w:val="24"/>
          <w:szCs w:val="24"/>
        </w:rPr>
      </w:pPr>
      <w:r w:rsidRPr="005E0D9F">
        <w:rPr>
          <w:sz w:val="24"/>
          <w:szCs w:val="24"/>
        </w:rPr>
        <w:t>Enhance their learning with the use of computers and online resources for these students.</w:t>
      </w:r>
    </w:p>
    <w:p w14:paraId="2F19FC36" w14:textId="77777777" w:rsidR="00BA6779" w:rsidRPr="005E0D9F" w:rsidRDefault="00BA6779" w:rsidP="00BA6779">
      <w:pPr>
        <w:pStyle w:val="ListParagraph"/>
        <w:widowControl/>
        <w:numPr>
          <w:ilvl w:val="0"/>
          <w:numId w:val="23"/>
        </w:numPr>
        <w:autoSpaceDE/>
        <w:autoSpaceDN/>
        <w:spacing w:after="160" w:line="259" w:lineRule="auto"/>
        <w:rPr>
          <w:sz w:val="24"/>
          <w:szCs w:val="24"/>
        </w:rPr>
      </w:pPr>
      <w:r w:rsidRPr="005E0D9F">
        <w:rPr>
          <w:sz w:val="24"/>
          <w:szCs w:val="24"/>
        </w:rPr>
        <w:t>Foster digital inclusion and socio-economic empowerment, particularly for girls.</w:t>
      </w:r>
    </w:p>
    <w:p w14:paraId="12ED6269" w14:textId="77777777" w:rsidR="00BA6779" w:rsidRDefault="00BA6779" w:rsidP="00BA6779">
      <w:pPr>
        <w:jc w:val="both"/>
        <w:rPr>
          <w:sz w:val="24"/>
          <w:szCs w:val="24"/>
        </w:rPr>
      </w:pPr>
      <w:r w:rsidRPr="00FF46D4">
        <w:rPr>
          <w:sz w:val="24"/>
          <w:szCs w:val="24"/>
        </w:rPr>
        <w:t>According to Maxwell Peprah’s research, between 2019 and 2022, only 34 to 40 percent of people in rural Ghana have access to internet connectivity, compared to 59 to 66 percent of people living in urban regions. Only 10 percent of people in rural communities possess computers, compared to 24 percent of people in urban areas. (</w:t>
      </w:r>
      <w:hyperlink r:id="rId12" w:anchor="google_vignette" w:history="1">
        <w:r w:rsidRPr="00FF46D4">
          <w:rPr>
            <w:rStyle w:val="Hyperlink"/>
            <w:sz w:val="24"/>
            <w:szCs w:val="24"/>
          </w:rPr>
          <w:t>https://thechronicle.com.gh/feature-empowering-the-future-promoting-computer-literacy-among-young-girls-in-rural-ghana/#google_vignette</w:t>
        </w:r>
      </w:hyperlink>
      <w:r w:rsidRPr="00FF46D4">
        <w:rPr>
          <w:sz w:val="24"/>
          <w:szCs w:val="24"/>
        </w:rPr>
        <w:t xml:space="preserve">). </w:t>
      </w:r>
    </w:p>
    <w:p w14:paraId="37E511DD" w14:textId="77777777" w:rsidR="00BA6779" w:rsidRDefault="00BA6779" w:rsidP="00BA6779">
      <w:pPr>
        <w:jc w:val="both"/>
        <w:rPr>
          <w:sz w:val="24"/>
          <w:szCs w:val="24"/>
        </w:rPr>
      </w:pPr>
      <w:r w:rsidRPr="003D093B">
        <w:rPr>
          <w:sz w:val="24"/>
          <w:szCs w:val="24"/>
        </w:rPr>
        <w:t>This affect</w:t>
      </w:r>
      <w:r>
        <w:rPr>
          <w:sz w:val="24"/>
          <w:szCs w:val="24"/>
        </w:rPr>
        <w:t>s</w:t>
      </w:r>
      <w:r w:rsidRPr="003D093B">
        <w:rPr>
          <w:sz w:val="24"/>
          <w:szCs w:val="24"/>
        </w:rPr>
        <w:t xml:space="preserve"> learning and make students to lag comparatively with their colleagues in </w:t>
      </w:r>
      <w:r>
        <w:rPr>
          <w:sz w:val="24"/>
          <w:szCs w:val="24"/>
        </w:rPr>
        <w:t>the cities</w:t>
      </w:r>
      <w:r w:rsidRPr="003D093B">
        <w:rPr>
          <w:sz w:val="24"/>
          <w:szCs w:val="24"/>
        </w:rPr>
        <w:t xml:space="preserve">. </w:t>
      </w:r>
      <w:r>
        <w:rPr>
          <w:sz w:val="24"/>
          <w:szCs w:val="24"/>
        </w:rPr>
        <w:t>C</w:t>
      </w:r>
      <w:r w:rsidRPr="003D093B">
        <w:rPr>
          <w:sz w:val="24"/>
          <w:szCs w:val="24"/>
        </w:rPr>
        <w:t xml:space="preserve">onversely, the impact of digital literacy in cities </w:t>
      </w:r>
      <w:r>
        <w:rPr>
          <w:sz w:val="24"/>
          <w:szCs w:val="24"/>
        </w:rPr>
        <w:t xml:space="preserve">would among other things </w:t>
      </w:r>
      <w:r w:rsidRPr="003D093B">
        <w:rPr>
          <w:sz w:val="24"/>
          <w:szCs w:val="24"/>
        </w:rPr>
        <w:t>b</w:t>
      </w:r>
      <w:r>
        <w:rPr>
          <w:sz w:val="24"/>
          <w:szCs w:val="24"/>
        </w:rPr>
        <w:t>e</w:t>
      </w:r>
      <w:r w:rsidRPr="003D093B">
        <w:rPr>
          <w:sz w:val="24"/>
          <w:szCs w:val="24"/>
        </w:rPr>
        <w:t xml:space="preserve"> a catalyst for higher enrollment, improved performance, and boosting of students’ confidence. It is imperative </w:t>
      </w:r>
      <w:r>
        <w:rPr>
          <w:sz w:val="24"/>
          <w:szCs w:val="24"/>
        </w:rPr>
        <w:t xml:space="preserve">therefore </w:t>
      </w:r>
      <w:r w:rsidRPr="003D093B">
        <w:rPr>
          <w:sz w:val="24"/>
          <w:szCs w:val="24"/>
        </w:rPr>
        <w:t xml:space="preserve">to provide similar opportunities given to these city </w:t>
      </w:r>
      <w:del w:id="33" w:author="Monipaak Matthew" w:date="2025-08-21T17:26:00Z" w16du:dateUtc="2025-08-21T17:26:00Z">
        <w:r w:rsidRPr="003D093B">
          <w:rPr>
            <w:sz w:val="24"/>
            <w:szCs w:val="24"/>
          </w:rPr>
          <w:delText>student</w:delText>
        </w:r>
      </w:del>
      <w:ins w:id="34" w:author="Monipaak Matthew" w:date="2025-08-21T17:26:00Z" w16du:dateUtc="2025-08-21T17:26:00Z">
        <w:r w:rsidRPr="003D093B">
          <w:rPr>
            <w:sz w:val="24"/>
            <w:szCs w:val="24"/>
          </w:rPr>
          <w:t>students</w:t>
        </w:r>
      </w:ins>
      <w:r w:rsidRPr="003D093B">
        <w:rPr>
          <w:sz w:val="24"/>
          <w:szCs w:val="24"/>
        </w:rPr>
        <w:t xml:space="preserve"> to the deprived community students</w:t>
      </w:r>
      <w:r>
        <w:rPr>
          <w:sz w:val="24"/>
          <w:szCs w:val="24"/>
        </w:rPr>
        <w:t xml:space="preserve"> also</w:t>
      </w:r>
      <w:r w:rsidRPr="003D093B">
        <w:rPr>
          <w:sz w:val="24"/>
          <w:szCs w:val="24"/>
        </w:rPr>
        <w:t xml:space="preserve">. </w:t>
      </w:r>
    </w:p>
    <w:p w14:paraId="69EB1C35" w14:textId="77777777" w:rsidR="00BA6779" w:rsidRPr="003D093B" w:rsidRDefault="00BA6779" w:rsidP="00BA6779">
      <w:pPr>
        <w:jc w:val="both"/>
        <w:rPr>
          <w:sz w:val="24"/>
          <w:szCs w:val="24"/>
        </w:rPr>
      </w:pPr>
      <w:r w:rsidRPr="003D093B">
        <w:rPr>
          <w:sz w:val="24"/>
          <w:szCs w:val="24"/>
        </w:rPr>
        <w:t xml:space="preserve">This intervention will not only enhance their learning and enrollment but greatly impact the community as knowledge in these skills will empower them to contribute positively in decision making and enhance their world view through the internet. </w:t>
      </w:r>
    </w:p>
    <w:p w14:paraId="7BA5FDAF" w14:textId="77777777" w:rsidR="00BA6779" w:rsidRPr="003D093B" w:rsidRDefault="00BA6779" w:rsidP="00BA6779">
      <w:pPr>
        <w:jc w:val="both"/>
        <w:rPr>
          <w:sz w:val="24"/>
          <w:szCs w:val="24"/>
        </w:rPr>
      </w:pPr>
      <w:r w:rsidRPr="003D093B">
        <w:rPr>
          <w:sz w:val="24"/>
          <w:szCs w:val="24"/>
        </w:rPr>
        <w:t xml:space="preserve">The key intervention to be implemented will encompass the following activities.  </w:t>
      </w:r>
    </w:p>
    <w:p w14:paraId="2A021A03" w14:textId="77777777" w:rsidR="00BA6779" w:rsidRDefault="00BA6779" w:rsidP="00BA6779">
      <w:pPr>
        <w:pStyle w:val="ListParagraph"/>
        <w:widowControl/>
        <w:numPr>
          <w:ilvl w:val="0"/>
          <w:numId w:val="9"/>
        </w:numPr>
        <w:autoSpaceDE/>
        <w:autoSpaceDN/>
        <w:spacing w:after="160"/>
        <w:jc w:val="both"/>
        <w:rPr>
          <w:sz w:val="24"/>
          <w:szCs w:val="24"/>
        </w:rPr>
      </w:pPr>
      <w:r w:rsidRPr="003D093B">
        <w:rPr>
          <w:sz w:val="24"/>
          <w:szCs w:val="24"/>
        </w:rPr>
        <w:t>Establishment of a community digital Centre</w:t>
      </w:r>
    </w:p>
    <w:p w14:paraId="2DACAD3F" w14:textId="77777777" w:rsidR="00BA6779" w:rsidRDefault="00BA6779" w:rsidP="00BA6779">
      <w:pPr>
        <w:pStyle w:val="ListParagraph"/>
        <w:widowControl/>
        <w:numPr>
          <w:ilvl w:val="0"/>
          <w:numId w:val="9"/>
        </w:numPr>
        <w:autoSpaceDE/>
        <w:autoSpaceDN/>
        <w:spacing w:after="160"/>
        <w:jc w:val="both"/>
        <w:rPr>
          <w:sz w:val="24"/>
          <w:szCs w:val="24"/>
        </w:rPr>
      </w:pPr>
      <w:r w:rsidRPr="000C0856">
        <w:rPr>
          <w:sz w:val="24"/>
          <w:szCs w:val="24"/>
        </w:rPr>
        <w:t>Equipping the Centre with learning tools (digital devices and internet connectivity)</w:t>
      </w:r>
    </w:p>
    <w:p w14:paraId="547F20A7" w14:textId="77777777" w:rsidR="00BA6779" w:rsidRDefault="00BA6779" w:rsidP="00BA6779">
      <w:pPr>
        <w:pStyle w:val="ListParagraph"/>
        <w:widowControl/>
        <w:numPr>
          <w:ilvl w:val="0"/>
          <w:numId w:val="9"/>
        </w:numPr>
        <w:autoSpaceDE/>
        <w:autoSpaceDN/>
        <w:spacing w:after="160"/>
        <w:jc w:val="both"/>
        <w:rPr>
          <w:sz w:val="24"/>
          <w:szCs w:val="24"/>
        </w:rPr>
      </w:pPr>
      <w:r w:rsidRPr="000C0856">
        <w:rPr>
          <w:sz w:val="24"/>
          <w:szCs w:val="24"/>
        </w:rPr>
        <w:t>Training the students</w:t>
      </w:r>
    </w:p>
    <w:p w14:paraId="2C148D8C" w14:textId="77777777" w:rsidR="00BA6779" w:rsidRDefault="00BA6779" w:rsidP="00BA6779">
      <w:pPr>
        <w:pStyle w:val="ListParagraph"/>
        <w:widowControl/>
        <w:numPr>
          <w:ilvl w:val="0"/>
          <w:numId w:val="9"/>
        </w:numPr>
        <w:autoSpaceDE/>
        <w:autoSpaceDN/>
        <w:spacing w:after="160"/>
        <w:jc w:val="both"/>
        <w:rPr>
          <w:sz w:val="24"/>
          <w:szCs w:val="24"/>
        </w:rPr>
      </w:pPr>
      <w:r w:rsidRPr="000C0856">
        <w:rPr>
          <w:sz w:val="24"/>
          <w:szCs w:val="24"/>
        </w:rPr>
        <w:t xml:space="preserve">Monitoring and supervising progress to bridge gaps. </w:t>
      </w:r>
    </w:p>
    <w:p w14:paraId="2B86F666" w14:textId="77777777" w:rsidR="00BA6779" w:rsidRDefault="00BA6779" w:rsidP="00BA6779">
      <w:pPr>
        <w:pStyle w:val="ListParagraph"/>
        <w:widowControl/>
        <w:numPr>
          <w:ilvl w:val="0"/>
          <w:numId w:val="9"/>
        </w:numPr>
        <w:autoSpaceDE/>
        <w:autoSpaceDN/>
        <w:spacing w:after="160"/>
        <w:jc w:val="both"/>
        <w:rPr>
          <w:sz w:val="24"/>
          <w:szCs w:val="24"/>
        </w:rPr>
      </w:pPr>
      <w:r w:rsidRPr="000C0856">
        <w:rPr>
          <w:sz w:val="24"/>
          <w:szCs w:val="24"/>
        </w:rPr>
        <w:t>Promoting Digital literacy training programs.</w:t>
      </w:r>
    </w:p>
    <w:p w14:paraId="73A765EB" w14:textId="77777777" w:rsidR="00BA6779" w:rsidRDefault="00BA6779" w:rsidP="00BA6779">
      <w:pPr>
        <w:pStyle w:val="ListParagraph"/>
        <w:widowControl/>
        <w:numPr>
          <w:ilvl w:val="0"/>
          <w:numId w:val="9"/>
        </w:numPr>
        <w:autoSpaceDE/>
        <w:autoSpaceDN/>
        <w:spacing w:after="160"/>
        <w:jc w:val="both"/>
        <w:rPr>
          <w:sz w:val="24"/>
          <w:szCs w:val="24"/>
        </w:rPr>
      </w:pPr>
      <w:r w:rsidRPr="000C0856">
        <w:rPr>
          <w:sz w:val="24"/>
          <w:szCs w:val="24"/>
        </w:rPr>
        <w:t>Development of localized digital content &amp;</w:t>
      </w:r>
    </w:p>
    <w:p w14:paraId="77FDD16B" w14:textId="77777777" w:rsidR="00BA6779" w:rsidRPr="000C0856" w:rsidRDefault="00BA6779" w:rsidP="00BA6779">
      <w:pPr>
        <w:pStyle w:val="ListParagraph"/>
        <w:widowControl/>
        <w:numPr>
          <w:ilvl w:val="0"/>
          <w:numId w:val="9"/>
        </w:numPr>
        <w:autoSpaceDE/>
        <w:autoSpaceDN/>
        <w:spacing w:after="160"/>
        <w:jc w:val="both"/>
        <w:rPr>
          <w:sz w:val="24"/>
          <w:szCs w:val="24"/>
        </w:rPr>
      </w:pPr>
      <w:r w:rsidRPr="000C0856">
        <w:rPr>
          <w:sz w:val="24"/>
          <w:szCs w:val="24"/>
        </w:rPr>
        <w:t xml:space="preserve">Collaborations with local stakeholders and organizations to ensure sustainability. </w:t>
      </w:r>
    </w:p>
    <w:p w14:paraId="5F57E92F" w14:textId="77777777" w:rsidR="00BA6779" w:rsidRPr="003D093B" w:rsidRDefault="00BA6779">
      <w:pPr>
        <w:jc w:val="both"/>
        <w:rPr>
          <w:sz w:val="24"/>
          <w:szCs w:val="24"/>
        </w:rPr>
        <w:pPrChange w:id="35" w:author="Monipaak Matthew" w:date="2025-08-21T17:26:00Z" w16du:dateUtc="2025-08-21T17:26:00Z">
          <w:pPr/>
        </w:pPrChange>
      </w:pPr>
      <w:r w:rsidRPr="003D093B">
        <w:rPr>
          <w:sz w:val="24"/>
          <w:szCs w:val="24"/>
        </w:rPr>
        <w:t xml:space="preserve">These are in synchrony with the mission of The Jesus Heart Project organization which seeks to extend a helping hand to the marginalized in society by bringing practical solutions that will empower communities and individuals and enhance their socio-economic lives. </w:t>
      </w:r>
    </w:p>
    <w:p w14:paraId="4A999EE5" w14:textId="77777777" w:rsidR="00BA6779" w:rsidRPr="008B5ED8" w:rsidRDefault="00BA6779" w:rsidP="00BA6779">
      <w:pPr>
        <w:rPr>
          <w:b/>
          <w:bCs/>
          <w:sz w:val="24"/>
          <w:szCs w:val="24"/>
        </w:rPr>
      </w:pPr>
      <w:del w:id="36" w:author="Monipaak Matthew" w:date="2025-08-21T17:26:00Z" w16du:dateUtc="2025-08-21T17:26:00Z">
        <w:r w:rsidRPr="008B5ED8">
          <w:rPr>
            <w:b/>
            <w:bCs/>
            <w:sz w:val="24"/>
            <w:szCs w:val="24"/>
          </w:rPr>
          <w:delText>PROJECT GOAL</w:delText>
        </w:r>
      </w:del>
      <w:ins w:id="37" w:author="Monipaak Matthew" w:date="2025-08-21T17:26:00Z" w16du:dateUtc="2025-08-21T17:26:00Z">
        <w:r w:rsidRPr="008B5ED8">
          <w:rPr>
            <w:b/>
            <w:bCs/>
            <w:sz w:val="24"/>
            <w:szCs w:val="24"/>
          </w:rPr>
          <w:t>PROJECT GOAL</w:t>
        </w:r>
      </w:ins>
    </w:p>
    <w:p w14:paraId="02718379" w14:textId="77777777" w:rsidR="00BA6779" w:rsidRPr="00DC64B6" w:rsidRDefault="00BA6779" w:rsidP="00BA6779">
      <w:pPr>
        <w:jc w:val="both"/>
        <w:rPr>
          <w:b/>
          <w:sz w:val="24"/>
          <w:szCs w:val="24"/>
          <w:rPrChange w:id="38" w:author="Monipaak Matthew" w:date="2025-08-21T17:26:00Z" w16du:dateUtc="2025-08-21T17:26:00Z">
            <w:rPr>
              <w:sz w:val="28"/>
            </w:rPr>
          </w:rPrChange>
        </w:rPr>
      </w:pPr>
      <w:r w:rsidRPr="003D093B">
        <w:rPr>
          <w:sz w:val="24"/>
          <w:szCs w:val="24"/>
        </w:rPr>
        <w:t xml:space="preserve">The goal of this project is to enhance holistically, the digital literacy skills of pupils and families in three communities in central </w:t>
      </w:r>
      <w:proofErr w:type="spellStart"/>
      <w:r w:rsidRPr="003D093B">
        <w:rPr>
          <w:sz w:val="24"/>
          <w:szCs w:val="24"/>
        </w:rPr>
        <w:t>Gonja</w:t>
      </w:r>
      <w:proofErr w:type="spellEnd"/>
      <w:r w:rsidRPr="003D093B">
        <w:rPr>
          <w:sz w:val="24"/>
          <w:szCs w:val="24"/>
        </w:rPr>
        <w:t xml:space="preserve"> district of the Savanah region of Ghana in order that the learners are empowered to use their skills for positive community decisions. This will brighten their opportunities for jobs within and outside their communities and boost their confidence and participation in community-led developmental activities. Training these students means empowering the future leaders of the communities in digital literacy and skills. </w:t>
      </w:r>
    </w:p>
    <w:p w14:paraId="57CD68FC" w14:textId="77777777" w:rsidR="00BA6779" w:rsidRDefault="00BA6779" w:rsidP="00BA6779">
      <w:pPr>
        <w:rPr>
          <w:b/>
          <w:bCs/>
          <w:sz w:val="24"/>
          <w:szCs w:val="24"/>
        </w:rPr>
      </w:pPr>
    </w:p>
    <w:p w14:paraId="7E4175F2" w14:textId="77777777" w:rsidR="00BA6779" w:rsidRDefault="00BA6779" w:rsidP="00BA6779">
      <w:pPr>
        <w:rPr>
          <w:b/>
          <w:bCs/>
          <w:sz w:val="24"/>
          <w:szCs w:val="24"/>
        </w:rPr>
      </w:pPr>
    </w:p>
    <w:p w14:paraId="3056B30F" w14:textId="77777777" w:rsidR="00BA6779" w:rsidRPr="00644DF6" w:rsidRDefault="00BA6779" w:rsidP="00BA6779">
      <w:pPr>
        <w:rPr>
          <w:del w:id="39" w:author="Monipaak Matthew" w:date="2025-08-21T17:26:00Z" w16du:dateUtc="2025-08-21T17:26:00Z"/>
          <w:b/>
          <w:bCs/>
          <w:sz w:val="24"/>
          <w:szCs w:val="24"/>
        </w:rPr>
      </w:pPr>
      <w:del w:id="40" w:author="Monipaak Matthew" w:date="2025-08-21T17:26:00Z" w16du:dateUtc="2025-08-21T17:26:00Z">
        <w:r w:rsidRPr="00644DF6">
          <w:rPr>
            <w:b/>
            <w:bCs/>
            <w:sz w:val="24"/>
            <w:szCs w:val="24"/>
          </w:rPr>
          <w:delText>PROJECT ACTIVI</w:delText>
        </w:r>
      </w:del>
      <w:r w:rsidRPr="00644DF6">
        <w:rPr>
          <w:b/>
          <w:bCs/>
          <w:sz w:val="24"/>
          <w:szCs w:val="24"/>
        </w:rPr>
        <w:t>TY SCHEDULE</w:t>
      </w:r>
    </w:p>
    <w:p w14:paraId="092020E4" w14:textId="77777777" w:rsidR="00BA6779" w:rsidRPr="00A502DA" w:rsidRDefault="00BA6779" w:rsidP="00BA6779">
      <w:pPr>
        <w:rPr>
          <w:b/>
          <w:bCs/>
          <w:sz w:val="28"/>
          <w:szCs w:val="28"/>
        </w:rPr>
      </w:pPr>
    </w:p>
    <w:tbl>
      <w:tblPr>
        <w:tblStyle w:val="TableGrid"/>
        <w:tblpPr w:leftFromText="180" w:rightFromText="180" w:vertAnchor="page" w:horzAnchor="margin" w:tblpXSpec="center" w:tblpY="3526"/>
        <w:tblW w:w="11419" w:type="dxa"/>
        <w:tblLook w:val="04A0" w:firstRow="1" w:lastRow="0" w:firstColumn="1" w:lastColumn="0" w:noHBand="0" w:noVBand="1"/>
      </w:tblPr>
      <w:tblGrid>
        <w:gridCol w:w="1291"/>
        <w:gridCol w:w="844"/>
        <w:gridCol w:w="844"/>
        <w:gridCol w:w="844"/>
        <w:gridCol w:w="844"/>
        <w:gridCol w:w="844"/>
        <w:gridCol w:w="844"/>
        <w:gridCol w:w="844"/>
        <w:gridCol w:w="844"/>
        <w:gridCol w:w="844"/>
        <w:gridCol w:w="844"/>
        <w:gridCol w:w="844"/>
        <w:gridCol w:w="844"/>
      </w:tblGrid>
      <w:tr w:rsidR="00BA6779" w:rsidRPr="00A502DA" w14:paraId="44810E14" w14:textId="77777777" w:rsidTr="00591C03">
        <w:trPr>
          <w:trHeight w:val="547"/>
        </w:trPr>
        <w:tc>
          <w:tcPr>
            <w:tcW w:w="1291" w:type="dxa"/>
            <w:tcBorders>
              <w:top w:val="single" w:sz="4" w:space="0" w:color="auto"/>
              <w:left w:val="single" w:sz="4" w:space="0" w:color="auto"/>
              <w:bottom w:val="single" w:sz="4" w:space="0" w:color="auto"/>
              <w:right w:val="single" w:sz="4" w:space="0" w:color="auto"/>
            </w:tcBorders>
            <w:hideMark/>
          </w:tcPr>
          <w:p w14:paraId="309A8785"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ACTIVITY/ TIMELINE</w:t>
            </w:r>
          </w:p>
        </w:tc>
        <w:tc>
          <w:tcPr>
            <w:tcW w:w="844" w:type="dxa"/>
            <w:tcBorders>
              <w:top w:val="single" w:sz="4" w:space="0" w:color="auto"/>
              <w:left w:val="single" w:sz="4" w:space="0" w:color="auto"/>
              <w:bottom w:val="single" w:sz="4" w:space="0" w:color="auto"/>
              <w:right w:val="single" w:sz="4" w:space="0" w:color="auto"/>
            </w:tcBorders>
            <w:hideMark/>
          </w:tcPr>
          <w:p w14:paraId="334DD81A"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4C682EAB"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1</w:t>
            </w:r>
          </w:p>
        </w:tc>
        <w:tc>
          <w:tcPr>
            <w:tcW w:w="844" w:type="dxa"/>
            <w:tcBorders>
              <w:top w:val="single" w:sz="4" w:space="0" w:color="auto"/>
              <w:left w:val="single" w:sz="4" w:space="0" w:color="auto"/>
              <w:bottom w:val="single" w:sz="4" w:space="0" w:color="auto"/>
              <w:right w:val="single" w:sz="4" w:space="0" w:color="auto"/>
            </w:tcBorders>
            <w:hideMark/>
          </w:tcPr>
          <w:p w14:paraId="53D32C10"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674E48C3"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2</w:t>
            </w:r>
          </w:p>
        </w:tc>
        <w:tc>
          <w:tcPr>
            <w:tcW w:w="844" w:type="dxa"/>
            <w:tcBorders>
              <w:top w:val="single" w:sz="4" w:space="0" w:color="auto"/>
              <w:left w:val="single" w:sz="4" w:space="0" w:color="auto"/>
              <w:bottom w:val="single" w:sz="4" w:space="0" w:color="auto"/>
              <w:right w:val="single" w:sz="4" w:space="0" w:color="auto"/>
            </w:tcBorders>
            <w:hideMark/>
          </w:tcPr>
          <w:p w14:paraId="414A50B5"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5B0710DC"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3</w:t>
            </w:r>
          </w:p>
        </w:tc>
        <w:tc>
          <w:tcPr>
            <w:tcW w:w="844" w:type="dxa"/>
            <w:tcBorders>
              <w:top w:val="single" w:sz="4" w:space="0" w:color="auto"/>
              <w:left w:val="single" w:sz="4" w:space="0" w:color="auto"/>
              <w:bottom w:val="single" w:sz="4" w:space="0" w:color="auto"/>
              <w:right w:val="single" w:sz="4" w:space="0" w:color="auto"/>
            </w:tcBorders>
            <w:hideMark/>
          </w:tcPr>
          <w:p w14:paraId="391EB159"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69866C9C"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4</w:t>
            </w:r>
          </w:p>
        </w:tc>
        <w:tc>
          <w:tcPr>
            <w:tcW w:w="844" w:type="dxa"/>
            <w:tcBorders>
              <w:top w:val="single" w:sz="4" w:space="0" w:color="auto"/>
              <w:left w:val="single" w:sz="4" w:space="0" w:color="auto"/>
              <w:bottom w:val="single" w:sz="4" w:space="0" w:color="auto"/>
              <w:right w:val="single" w:sz="4" w:space="0" w:color="auto"/>
            </w:tcBorders>
            <w:hideMark/>
          </w:tcPr>
          <w:p w14:paraId="65018F3C"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07E0E697"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5</w:t>
            </w:r>
          </w:p>
        </w:tc>
        <w:tc>
          <w:tcPr>
            <w:tcW w:w="844" w:type="dxa"/>
            <w:tcBorders>
              <w:top w:val="single" w:sz="4" w:space="0" w:color="auto"/>
              <w:left w:val="single" w:sz="4" w:space="0" w:color="auto"/>
              <w:bottom w:val="single" w:sz="4" w:space="0" w:color="auto"/>
              <w:right w:val="single" w:sz="4" w:space="0" w:color="auto"/>
            </w:tcBorders>
            <w:hideMark/>
          </w:tcPr>
          <w:p w14:paraId="59FAD0A6"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06234713"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6</w:t>
            </w:r>
          </w:p>
        </w:tc>
        <w:tc>
          <w:tcPr>
            <w:tcW w:w="844" w:type="dxa"/>
            <w:tcBorders>
              <w:top w:val="single" w:sz="4" w:space="0" w:color="auto"/>
              <w:left w:val="single" w:sz="4" w:space="0" w:color="auto"/>
              <w:bottom w:val="single" w:sz="4" w:space="0" w:color="auto"/>
              <w:right w:val="single" w:sz="4" w:space="0" w:color="auto"/>
            </w:tcBorders>
            <w:hideMark/>
          </w:tcPr>
          <w:p w14:paraId="126A646B"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169B1F69"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7</w:t>
            </w:r>
          </w:p>
        </w:tc>
        <w:tc>
          <w:tcPr>
            <w:tcW w:w="844" w:type="dxa"/>
            <w:tcBorders>
              <w:top w:val="single" w:sz="4" w:space="0" w:color="auto"/>
              <w:left w:val="single" w:sz="4" w:space="0" w:color="auto"/>
              <w:bottom w:val="single" w:sz="4" w:space="0" w:color="auto"/>
              <w:right w:val="single" w:sz="4" w:space="0" w:color="auto"/>
            </w:tcBorders>
            <w:hideMark/>
          </w:tcPr>
          <w:p w14:paraId="5810BE02"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15563BC7"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8</w:t>
            </w:r>
          </w:p>
        </w:tc>
        <w:tc>
          <w:tcPr>
            <w:tcW w:w="844" w:type="dxa"/>
            <w:tcBorders>
              <w:top w:val="single" w:sz="4" w:space="0" w:color="auto"/>
              <w:left w:val="single" w:sz="4" w:space="0" w:color="auto"/>
              <w:bottom w:val="single" w:sz="4" w:space="0" w:color="auto"/>
              <w:right w:val="single" w:sz="4" w:space="0" w:color="auto"/>
            </w:tcBorders>
            <w:hideMark/>
          </w:tcPr>
          <w:p w14:paraId="28400E19"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3C698F87"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9</w:t>
            </w:r>
          </w:p>
        </w:tc>
        <w:tc>
          <w:tcPr>
            <w:tcW w:w="844" w:type="dxa"/>
            <w:tcBorders>
              <w:top w:val="single" w:sz="4" w:space="0" w:color="auto"/>
              <w:left w:val="single" w:sz="4" w:space="0" w:color="auto"/>
              <w:bottom w:val="single" w:sz="4" w:space="0" w:color="auto"/>
              <w:right w:val="single" w:sz="4" w:space="0" w:color="auto"/>
            </w:tcBorders>
            <w:hideMark/>
          </w:tcPr>
          <w:p w14:paraId="38B3FB98"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6BC7CFFB"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10</w:t>
            </w:r>
          </w:p>
        </w:tc>
        <w:tc>
          <w:tcPr>
            <w:tcW w:w="844" w:type="dxa"/>
            <w:tcBorders>
              <w:top w:val="single" w:sz="4" w:space="0" w:color="auto"/>
              <w:left w:val="single" w:sz="4" w:space="0" w:color="auto"/>
              <w:bottom w:val="single" w:sz="4" w:space="0" w:color="auto"/>
              <w:right w:val="single" w:sz="4" w:space="0" w:color="auto"/>
            </w:tcBorders>
            <w:hideMark/>
          </w:tcPr>
          <w:p w14:paraId="6B82C140"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123C91D7"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11</w:t>
            </w:r>
          </w:p>
        </w:tc>
        <w:tc>
          <w:tcPr>
            <w:tcW w:w="844" w:type="dxa"/>
            <w:tcBorders>
              <w:top w:val="single" w:sz="4" w:space="0" w:color="auto"/>
              <w:left w:val="single" w:sz="4" w:space="0" w:color="auto"/>
              <w:bottom w:val="single" w:sz="4" w:space="0" w:color="auto"/>
              <w:right w:val="single" w:sz="4" w:space="0" w:color="auto"/>
            </w:tcBorders>
            <w:hideMark/>
          </w:tcPr>
          <w:p w14:paraId="38B393A3"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MONTH</w:t>
            </w:r>
          </w:p>
          <w:p w14:paraId="5C33A656"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12</w:t>
            </w:r>
          </w:p>
        </w:tc>
      </w:tr>
      <w:tr w:rsidR="00BA6779" w:rsidRPr="00A502DA" w14:paraId="75D74563" w14:textId="77777777" w:rsidTr="00591C03">
        <w:trPr>
          <w:trHeight w:val="1470"/>
        </w:trPr>
        <w:tc>
          <w:tcPr>
            <w:tcW w:w="1291" w:type="dxa"/>
            <w:tcBorders>
              <w:top w:val="single" w:sz="4" w:space="0" w:color="auto"/>
              <w:left w:val="single" w:sz="4" w:space="0" w:color="auto"/>
              <w:bottom w:val="single" w:sz="4" w:space="0" w:color="auto"/>
              <w:right w:val="single" w:sz="4" w:space="0" w:color="auto"/>
            </w:tcBorders>
            <w:hideMark/>
          </w:tcPr>
          <w:p w14:paraId="2605F121"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PHASE 1</w:t>
            </w:r>
          </w:p>
          <w:p w14:paraId="4D004CFD"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Community entry &amp; engagements</w:t>
            </w:r>
          </w:p>
          <w:p w14:paraId="1F966320"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Order materials and equipment, installations, Electrical wiring and outlets &amp; Painting and finishing</w:t>
            </w:r>
          </w:p>
        </w:tc>
        <w:tc>
          <w:tcPr>
            <w:tcW w:w="844" w:type="dxa"/>
            <w:tcBorders>
              <w:top w:val="single" w:sz="4" w:space="0" w:color="auto"/>
              <w:left w:val="single" w:sz="4" w:space="0" w:color="auto"/>
              <w:bottom w:val="single" w:sz="4" w:space="0" w:color="auto"/>
              <w:right w:val="single" w:sz="4" w:space="0" w:color="auto"/>
            </w:tcBorders>
            <w:shd w:val="clear" w:color="auto" w:fill="2E74B5" w:themeFill="accent1" w:themeFillShade="BF"/>
          </w:tcPr>
          <w:p w14:paraId="6765749A"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2E74B5" w:themeFill="accent1" w:themeFillShade="BF"/>
          </w:tcPr>
          <w:p w14:paraId="3A3717B4"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6E953379"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6CE4960D"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185D5C8C"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50B42905"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2A968D91"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6CC1CAF7"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61945705"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12DB4D3C"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022EB84A"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556098EB" w14:textId="77777777" w:rsidR="00BA6779" w:rsidRPr="00A502DA" w:rsidRDefault="00BA6779" w:rsidP="00591C03">
            <w:pPr>
              <w:spacing w:after="160" w:line="259" w:lineRule="auto"/>
              <w:rPr>
                <w:rFonts w:ascii="Times New Roman" w:hAnsi="Times New Roman" w:cs="Times New Roman"/>
                <w:b/>
                <w:bCs/>
                <w:sz w:val="16"/>
                <w:szCs w:val="16"/>
              </w:rPr>
            </w:pPr>
          </w:p>
        </w:tc>
      </w:tr>
      <w:tr w:rsidR="00BA6779" w:rsidRPr="00A502DA" w14:paraId="4712A0C5" w14:textId="77777777" w:rsidTr="00591C03">
        <w:trPr>
          <w:trHeight w:val="1216"/>
        </w:trPr>
        <w:tc>
          <w:tcPr>
            <w:tcW w:w="1291" w:type="dxa"/>
            <w:tcBorders>
              <w:top w:val="single" w:sz="4" w:space="0" w:color="auto"/>
              <w:left w:val="single" w:sz="4" w:space="0" w:color="auto"/>
              <w:bottom w:val="single" w:sz="4" w:space="0" w:color="auto"/>
              <w:right w:val="single" w:sz="4" w:space="0" w:color="auto"/>
            </w:tcBorders>
            <w:hideMark/>
          </w:tcPr>
          <w:p w14:paraId="5E8DEBE3"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PHASE 2</w:t>
            </w:r>
          </w:p>
          <w:p w14:paraId="059F464D"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Furniture assembly and placement, Computer setup and network installation &amp; Testing and calibration</w:t>
            </w:r>
          </w:p>
        </w:tc>
        <w:tc>
          <w:tcPr>
            <w:tcW w:w="844" w:type="dxa"/>
            <w:tcBorders>
              <w:top w:val="single" w:sz="4" w:space="0" w:color="auto"/>
              <w:left w:val="single" w:sz="4" w:space="0" w:color="auto"/>
              <w:bottom w:val="single" w:sz="4" w:space="0" w:color="auto"/>
              <w:right w:val="single" w:sz="4" w:space="0" w:color="auto"/>
            </w:tcBorders>
          </w:tcPr>
          <w:p w14:paraId="4A589B7D"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4451E7FF"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ED7D31" w:themeFill="accent2"/>
          </w:tcPr>
          <w:p w14:paraId="153DF675"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0524B1A9"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6BC05AFC"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4D6F7766"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484455A7"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0096BA18"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316DD6B4"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5DD282C5"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6FEF9A90"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56098A7C" w14:textId="77777777" w:rsidR="00BA6779" w:rsidRPr="00A502DA" w:rsidRDefault="00BA6779" w:rsidP="00591C03">
            <w:pPr>
              <w:spacing w:after="160" w:line="259" w:lineRule="auto"/>
              <w:rPr>
                <w:rFonts w:ascii="Times New Roman" w:hAnsi="Times New Roman" w:cs="Times New Roman"/>
                <w:b/>
                <w:bCs/>
                <w:sz w:val="16"/>
                <w:szCs w:val="16"/>
              </w:rPr>
            </w:pPr>
          </w:p>
        </w:tc>
      </w:tr>
      <w:tr w:rsidR="00BA6779" w:rsidRPr="00A502DA" w14:paraId="221250FC" w14:textId="77777777" w:rsidTr="00591C03">
        <w:trPr>
          <w:trHeight w:val="793"/>
        </w:trPr>
        <w:tc>
          <w:tcPr>
            <w:tcW w:w="1291" w:type="dxa"/>
            <w:tcBorders>
              <w:top w:val="single" w:sz="4" w:space="0" w:color="auto"/>
              <w:left w:val="single" w:sz="4" w:space="0" w:color="auto"/>
              <w:bottom w:val="single" w:sz="4" w:space="0" w:color="auto"/>
              <w:right w:val="single" w:sz="4" w:space="0" w:color="auto"/>
            </w:tcBorders>
            <w:hideMark/>
          </w:tcPr>
          <w:p w14:paraId="30AE8AB9"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PHASE 3</w:t>
            </w:r>
          </w:p>
          <w:p w14:paraId="330C96ED"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Final inspections, Staff training, Grand opening preparation &amp; Monitoring and Evaluation</w:t>
            </w:r>
          </w:p>
        </w:tc>
        <w:tc>
          <w:tcPr>
            <w:tcW w:w="844" w:type="dxa"/>
            <w:tcBorders>
              <w:top w:val="single" w:sz="4" w:space="0" w:color="auto"/>
              <w:left w:val="single" w:sz="4" w:space="0" w:color="auto"/>
              <w:bottom w:val="single" w:sz="4" w:space="0" w:color="auto"/>
              <w:right w:val="single" w:sz="4" w:space="0" w:color="auto"/>
            </w:tcBorders>
          </w:tcPr>
          <w:p w14:paraId="0506D306"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71DA473F"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5DEC3352"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4979BF4F"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5EAD1077"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305D8C1C"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0FD4D0B6"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725794FB"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538135" w:themeFill="accent6" w:themeFillShade="BF"/>
          </w:tcPr>
          <w:p w14:paraId="24FB4A3C"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575BACBF"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72FF0A21"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3D347FA9" w14:textId="77777777" w:rsidR="00BA6779" w:rsidRPr="00A502DA" w:rsidRDefault="00BA6779" w:rsidP="00591C03">
            <w:pPr>
              <w:spacing w:after="160" w:line="259" w:lineRule="auto"/>
              <w:rPr>
                <w:rFonts w:ascii="Times New Roman" w:hAnsi="Times New Roman" w:cs="Times New Roman"/>
                <w:b/>
                <w:bCs/>
                <w:sz w:val="16"/>
                <w:szCs w:val="16"/>
              </w:rPr>
            </w:pPr>
          </w:p>
        </w:tc>
      </w:tr>
      <w:tr w:rsidR="00BA6779" w:rsidRPr="00A502DA" w14:paraId="06BA2C65" w14:textId="77777777" w:rsidTr="00591C03">
        <w:trPr>
          <w:trHeight w:val="1125"/>
        </w:trPr>
        <w:tc>
          <w:tcPr>
            <w:tcW w:w="1291" w:type="dxa"/>
            <w:tcBorders>
              <w:top w:val="single" w:sz="4" w:space="0" w:color="auto"/>
              <w:left w:val="single" w:sz="4" w:space="0" w:color="auto"/>
              <w:bottom w:val="single" w:sz="4" w:space="0" w:color="auto"/>
              <w:right w:val="single" w:sz="4" w:space="0" w:color="auto"/>
            </w:tcBorders>
            <w:hideMark/>
          </w:tcPr>
          <w:p w14:paraId="33B99E2D"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PHASE 4</w:t>
            </w:r>
          </w:p>
          <w:p w14:paraId="72F5FAE3"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Sustainability Forums</w:t>
            </w:r>
          </w:p>
          <w:p w14:paraId="61A6CECC" w14:textId="77777777" w:rsidR="00BA6779" w:rsidRPr="00A502DA" w:rsidRDefault="00BA6779" w:rsidP="00591C03">
            <w:pPr>
              <w:spacing w:after="160" w:line="259" w:lineRule="auto"/>
              <w:rPr>
                <w:rFonts w:ascii="Times New Roman" w:hAnsi="Times New Roman" w:cs="Times New Roman"/>
                <w:b/>
                <w:bCs/>
                <w:sz w:val="16"/>
                <w:szCs w:val="16"/>
              </w:rPr>
            </w:pPr>
            <w:r w:rsidRPr="00A502DA">
              <w:rPr>
                <w:rFonts w:ascii="Times New Roman" w:hAnsi="Times New Roman" w:cs="Times New Roman"/>
                <w:b/>
                <w:bCs/>
                <w:sz w:val="16"/>
                <w:szCs w:val="16"/>
              </w:rPr>
              <w:t>Handing over of project, Continuous Monitoring and Supervision</w:t>
            </w:r>
          </w:p>
        </w:tc>
        <w:tc>
          <w:tcPr>
            <w:tcW w:w="844" w:type="dxa"/>
            <w:tcBorders>
              <w:top w:val="single" w:sz="4" w:space="0" w:color="auto"/>
              <w:left w:val="single" w:sz="4" w:space="0" w:color="auto"/>
              <w:bottom w:val="single" w:sz="4" w:space="0" w:color="auto"/>
              <w:right w:val="single" w:sz="4" w:space="0" w:color="auto"/>
            </w:tcBorders>
          </w:tcPr>
          <w:p w14:paraId="57585D85"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7408A95B"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0B55F36F"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7B68A809"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790362BE"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11F00E6F"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41667218"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1233DE49"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tcPr>
          <w:p w14:paraId="6AE348A5"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C00000"/>
          </w:tcPr>
          <w:p w14:paraId="2C66CFA3"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C00000"/>
          </w:tcPr>
          <w:p w14:paraId="7F38770E" w14:textId="77777777" w:rsidR="00BA6779" w:rsidRPr="00A502DA" w:rsidRDefault="00BA6779" w:rsidP="00591C03">
            <w:pPr>
              <w:spacing w:after="160" w:line="259" w:lineRule="auto"/>
              <w:rPr>
                <w:rFonts w:ascii="Times New Roman" w:hAnsi="Times New Roman" w:cs="Times New Roman"/>
                <w:b/>
                <w:bCs/>
                <w:sz w:val="16"/>
                <w:szCs w:val="16"/>
              </w:rPr>
            </w:pPr>
          </w:p>
        </w:tc>
        <w:tc>
          <w:tcPr>
            <w:tcW w:w="844" w:type="dxa"/>
            <w:tcBorders>
              <w:top w:val="single" w:sz="4" w:space="0" w:color="auto"/>
              <w:left w:val="single" w:sz="4" w:space="0" w:color="auto"/>
              <w:bottom w:val="single" w:sz="4" w:space="0" w:color="auto"/>
              <w:right w:val="single" w:sz="4" w:space="0" w:color="auto"/>
            </w:tcBorders>
            <w:shd w:val="clear" w:color="auto" w:fill="C00000"/>
          </w:tcPr>
          <w:p w14:paraId="343C41EF" w14:textId="77777777" w:rsidR="00BA6779" w:rsidRPr="00A502DA" w:rsidRDefault="00BA6779" w:rsidP="00591C03">
            <w:pPr>
              <w:spacing w:after="160" w:line="259" w:lineRule="auto"/>
              <w:rPr>
                <w:rFonts w:ascii="Times New Roman" w:hAnsi="Times New Roman" w:cs="Times New Roman"/>
                <w:b/>
                <w:bCs/>
                <w:sz w:val="16"/>
                <w:szCs w:val="16"/>
              </w:rPr>
            </w:pPr>
          </w:p>
        </w:tc>
      </w:tr>
    </w:tbl>
    <w:p w14:paraId="2F45C581" w14:textId="77777777" w:rsidR="00BA6779" w:rsidRPr="00A502DA" w:rsidRDefault="00BA6779" w:rsidP="00BA6779">
      <w:pPr>
        <w:rPr>
          <w:del w:id="41" w:author="Monipaak Matthew" w:date="2025-08-21T17:26:00Z" w16du:dateUtc="2025-08-21T17:26:00Z"/>
          <w:sz w:val="28"/>
          <w:szCs w:val="28"/>
        </w:rPr>
      </w:pPr>
    </w:p>
    <w:p w14:paraId="22B6C327" w14:textId="77777777" w:rsidR="00BA6779" w:rsidRPr="00644DF6" w:rsidRDefault="00BA6779" w:rsidP="00BA6779">
      <w:pPr>
        <w:rPr>
          <w:ins w:id="42" w:author="Monipaak Matthew" w:date="2025-08-21T17:26:00Z" w16du:dateUtc="2025-08-21T17:26:00Z"/>
          <w:b/>
          <w:bCs/>
          <w:sz w:val="24"/>
          <w:szCs w:val="24"/>
        </w:rPr>
      </w:pPr>
    </w:p>
    <w:p w14:paraId="5869681D" w14:textId="77777777" w:rsidR="00BA6779" w:rsidRPr="00644DF6" w:rsidRDefault="00BA6779" w:rsidP="00BA6779">
      <w:pPr>
        <w:rPr>
          <w:ins w:id="43" w:author="Monipaak Matthew" w:date="2025-08-21T17:26:00Z" w16du:dateUtc="2025-08-21T17:26:00Z"/>
          <w:b/>
          <w:bCs/>
          <w:sz w:val="24"/>
          <w:szCs w:val="24"/>
        </w:rPr>
      </w:pPr>
    </w:p>
    <w:p w14:paraId="5ECBFC2C" w14:textId="77777777" w:rsidR="00BA6779" w:rsidRPr="00644DF6" w:rsidRDefault="00BA6779" w:rsidP="00BA6779">
      <w:pPr>
        <w:rPr>
          <w:ins w:id="44" w:author="Monipaak Matthew" w:date="2025-08-21T17:26:00Z" w16du:dateUtc="2025-08-21T17:26:00Z"/>
          <w:b/>
          <w:bCs/>
          <w:sz w:val="24"/>
          <w:szCs w:val="24"/>
        </w:rPr>
      </w:pPr>
    </w:p>
    <w:p w14:paraId="52960371" w14:textId="77777777" w:rsidR="00BA6779" w:rsidRPr="00644DF6" w:rsidRDefault="00BA6779" w:rsidP="00BA6779">
      <w:pPr>
        <w:rPr>
          <w:ins w:id="45" w:author="Monipaak Matthew" w:date="2025-08-21T17:26:00Z" w16du:dateUtc="2025-08-21T17:26:00Z"/>
          <w:b/>
          <w:bCs/>
          <w:sz w:val="24"/>
          <w:szCs w:val="24"/>
        </w:rPr>
      </w:pPr>
    </w:p>
    <w:p w14:paraId="600EEFA0" w14:textId="77777777" w:rsidR="00BA6779" w:rsidRPr="00644DF6" w:rsidRDefault="00BA6779" w:rsidP="00BA6779">
      <w:pPr>
        <w:rPr>
          <w:ins w:id="46" w:author="Monipaak Matthew" w:date="2025-08-21T17:26:00Z" w16du:dateUtc="2025-08-21T17:26:00Z"/>
          <w:b/>
          <w:bCs/>
          <w:sz w:val="24"/>
          <w:szCs w:val="24"/>
        </w:rPr>
      </w:pPr>
    </w:p>
    <w:p w14:paraId="380BA458" w14:textId="77777777" w:rsidR="00BA6779" w:rsidRPr="00644DF6" w:rsidRDefault="00BA6779" w:rsidP="00BA6779">
      <w:pPr>
        <w:rPr>
          <w:ins w:id="47" w:author="Monipaak Matthew" w:date="2025-08-21T17:26:00Z" w16du:dateUtc="2025-08-21T17:26:00Z"/>
          <w:b/>
          <w:bCs/>
          <w:sz w:val="24"/>
          <w:szCs w:val="24"/>
        </w:rPr>
      </w:pPr>
    </w:p>
    <w:p w14:paraId="31AC87EE" w14:textId="77777777" w:rsidR="00BA6779" w:rsidRPr="00644DF6" w:rsidRDefault="00BA6779" w:rsidP="00BA6779">
      <w:pPr>
        <w:rPr>
          <w:ins w:id="48" w:author="Monipaak Matthew" w:date="2025-08-21T17:26:00Z" w16du:dateUtc="2025-08-21T17:26:00Z"/>
          <w:b/>
          <w:bCs/>
          <w:sz w:val="24"/>
          <w:szCs w:val="24"/>
        </w:rPr>
      </w:pPr>
    </w:p>
    <w:p w14:paraId="42E785A2" w14:textId="77777777" w:rsidR="00BA6779" w:rsidRPr="00644DF6" w:rsidRDefault="00BA6779" w:rsidP="00BA6779">
      <w:pPr>
        <w:rPr>
          <w:ins w:id="49" w:author="Monipaak Matthew" w:date="2025-08-21T17:26:00Z" w16du:dateUtc="2025-08-21T17:26:00Z"/>
          <w:b/>
          <w:bCs/>
          <w:sz w:val="24"/>
          <w:szCs w:val="24"/>
        </w:rPr>
      </w:pPr>
    </w:p>
    <w:p w14:paraId="1BA9C5F3" w14:textId="77777777" w:rsidR="00BA6779" w:rsidRPr="00644DF6" w:rsidRDefault="00BA6779" w:rsidP="00BA6779">
      <w:pPr>
        <w:rPr>
          <w:ins w:id="50" w:author="Monipaak Matthew" w:date="2025-08-21T17:26:00Z" w16du:dateUtc="2025-08-21T17:26:00Z"/>
          <w:b/>
          <w:bCs/>
          <w:sz w:val="24"/>
          <w:szCs w:val="24"/>
        </w:rPr>
      </w:pPr>
    </w:p>
    <w:p w14:paraId="5B1BC0F6" w14:textId="77777777" w:rsidR="00BA6779" w:rsidRPr="00644DF6" w:rsidRDefault="00BA6779" w:rsidP="00BA6779">
      <w:pPr>
        <w:rPr>
          <w:ins w:id="51" w:author="Monipaak Matthew" w:date="2025-08-21T17:26:00Z" w16du:dateUtc="2025-08-21T17:26:00Z"/>
          <w:b/>
          <w:bCs/>
          <w:sz w:val="24"/>
          <w:szCs w:val="24"/>
        </w:rPr>
      </w:pPr>
    </w:p>
    <w:p w14:paraId="52C6745C" w14:textId="77777777" w:rsidR="00BA6779" w:rsidRPr="00644DF6" w:rsidRDefault="00BA6779" w:rsidP="00BA6779">
      <w:pPr>
        <w:rPr>
          <w:b/>
          <w:bCs/>
          <w:sz w:val="24"/>
          <w:szCs w:val="24"/>
        </w:rPr>
      </w:pPr>
      <w:ins w:id="52" w:author="Monipaak Matthew" w:date="2025-08-21T17:26:00Z" w16du:dateUtc="2025-08-21T17:26:00Z">
        <w:r w:rsidRPr="00644DF6">
          <w:rPr>
            <w:b/>
            <w:bCs/>
            <w:sz w:val="24"/>
            <w:szCs w:val="24"/>
          </w:rPr>
          <w:lastRenderedPageBreak/>
          <w:t>PROJECT ACTIVITY SCHEDUL</w:t>
        </w:r>
      </w:ins>
      <w:del w:id="53" w:author="Monipaak Matthew" w:date="2025-08-21T17:26:00Z" w16du:dateUtc="2025-08-21T17:26:00Z">
        <w:r w:rsidRPr="00644DF6">
          <w:rPr>
            <w:b/>
            <w:bCs/>
            <w:sz w:val="24"/>
            <w:szCs w:val="24"/>
          </w:rPr>
          <w:delText>PROJECT RESULTS</w:delText>
        </w:r>
      </w:del>
      <w:ins w:id="54" w:author="Monipaak Matthew" w:date="2025-08-21T17:26:00Z" w16du:dateUtc="2025-08-21T17:26:00Z">
        <w:r w:rsidRPr="00644DF6">
          <w:rPr>
            <w:b/>
            <w:bCs/>
            <w:sz w:val="24"/>
            <w:szCs w:val="24"/>
          </w:rPr>
          <w:t>PROJECT RESULTS</w:t>
        </w:r>
      </w:ins>
    </w:p>
    <w:p w14:paraId="226AC2D8" w14:textId="77777777" w:rsidR="00BA6779" w:rsidRPr="00644DF6" w:rsidRDefault="00BA6779" w:rsidP="00BA6779">
      <w:pPr>
        <w:jc w:val="both"/>
        <w:rPr>
          <w:sz w:val="24"/>
          <w:szCs w:val="24"/>
        </w:rPr>
      </w:pPr>
      <w:r w:rsidRPr="00644DF6">
        <w:rPr>
          <w:sz w:val="24"/>
          <w:szCs w:val="24"/>
        </w:rPr>
        <w:t xml:space="preserve">The project is set to be a game-changer for the communities. With the level of increased access, the center amongst other things will impact the communities and leaners in these areas. </w:t>
      </w:r>
    </w:p>
    <w:p w14:paraId="74C18EA4" w14:textId="77777777" w:rsidR="00BA6779" w:rsidRPr="00644DF6" w:rsidRDefault="00BA6779" w:rsidP="00BA6779">
      <w:pPr>
        <w:pStyle w:val="ListParagraph"/>
        <w:widowControl/>
        <w:numPr>
          <w:ilvl w:val="0"/>
          <w:numId w:val="12"/>
        </w:numPr>
        <w:autoSpaceDE/>
        <w:autoSpaceDN/>
        <w:spacing w:after="160" w:line="259" w:lineRule="auto"/>
        <w:jc w:val="both"/>
        <w:rPr>
          <w:b/>
          <w:bCs/>
          <w:sz w:val="24"/>
          <w:szCs w:val="24"/>
        </w:rPr>
      </w:pPr>
      <w:r w:rsidRPr="00644DF6">
        <w:rPr>
          <w:b/>
          <w:bCs/>
          <w:sz w:val="24"/>
          <w:szCs w:val="24"/>
        </w:rPr>
        <w:t>Enhancement of learners' Educational Opportunities</w:t>
      </w:r>
    </w:p>
    <w:p w14:paraId="408A0FEE" w14:textId="77777777" w:rsidR="00BA6779" w:rsidRPr="00644DF6" w:rsidRDefault="00BA6779" w:rsidP="00BA6779">
      <w:pPr>
        <w:jc w:val="both"/>
        <w:rPr>
          <w:sz w:val="24"/>
          <w:szCs w:val="24"/>
        </w:rPr>
      </w:pPr>
      <w:r w:rsidRPr="00644DF6">
        <w:rPr>
          <w:sz w:val="24"/>
          <w:szCs w:val="24"/>
        </w:rPr>
        <w:t>The intervention will expand access to educational resources and opportunities. Since the students will engage with online learning platforms, access vast information, and collaborate with peers and educators globally. Through the digital tools and resources, students can explore interactive learning materials, participate in virtual classrooms, and develop essential skills for the digital age. This accessibility further broadens their educational horizons and prepares students for diverse career paths.</w:t>
      </w:r>
    </w:p>
    <w:p w14:paraId="0B91FC19" w14:textId="77777777" w:rsidR="00BA6779" w:rsidRPr="00644DF6" w:rsidRDefault="00BA6779" w:rsidP="00BA6779">
      <w:pPr>
        <w:pStyle w:val="ListParagraph"/>
        <w:widowControl/>
        <w:numPr>
          <w:ilvl w:val="0"/>
          <w:numId w:val="12"/>
        </w:numPr>
        <w:autoSpaceDE/>
        <w:autoSpaceDN/>
        <w:spacing w:after="160" w:line="259" w:lineRule="auto"/>
        <w:jc w:val="both"/>
        <w:rPr>
          <w:b/>
          <w:bCs/>
          <w:sz w:val="24"/>
          <w:szCs w:val="24"/>
        </w:rPr>
      </w:pPr>
      <w:r w:rsidRPr="00644DF6">
        <w:rPr>
          <w:b/>
          <w:bCs/>
          <w:sz w:val="24"/>
          <w:szCs w:val="24"/>
        </w:rPr>
        <w:t>Empowering Future Employment Prospects</w:t>
      </w:r>
    </w:p>
    <w:p w14:paraId="7A810E5D" w14:textId="77777777" w:rsidR="00BA6779" w:rsidRPr="00644DF6" w:rsidRDefault="00BA6779" w:rsidP="00BA6779">
      <w:pPr>
        <w:jc w:val="both"/>
        <w:rPr>
          <w:sz w:val="24"/>
          <w:szCs w:val="24"/>
        </w:rPr>
      </w:pPr>
      <w:r w:rsidRPr="00644DF6">
        <w:rPr>
          <w:sz w:val="24"/>
          <w:szCs w:val="24"/>
        </w:rPr>
        <w:t xml:space="preserve">The project is crucial in enhancing employability in the job market. Many industries require digital skills ranging from basic computer proficiency to advanced data analysis and programming. The center will build these employable skills in the learners and prepare them for future Job seeking. In sectors such as information technology, digital marketing, and e-commerce, individuals with strong digital literacy can pursue diverse career opportunities. They can work remotely and adapt to technological advancements, contributing to their personal economic growth. </w:t>
      </w:r>
    </w:p>
    <w:p w14:paraId="44110A55" w14:textId="77777777" w:rsidR="00BA6779" w:rsidRPr="00644DF6" w:rsidRDefault="00BA6779" w:rsidP="00BA6779">
      <w:pPr>
        <w:pStyle w:val="ListParagraph"/>
        <w:widowControl/>
        <w:numPr>
          <w:ilvl w:val="0"/>
          <w:numId w:val="12"/>
        </w:numPr>
        <w:autoSpaceDE/>
        <w:autoSpaceDN/>
        <w:spacing w:after="160" w:line="259" w:lineRule="auto"/>
        <w:jc w:val="both"/>
        <w:rPr>
          <w:b/>
          <w:bCs/>
          <w:sz w:val="24"/>
          <w:szCs w:val="24"/>
        </w:rPr>
      </w:pPr>
      <w:r w:rsidRPr="00644DF6">
        <w:rPr>
          <w:b/>
          <w:bCs/>
          <w:sz w:val="24"/>
          <w:szCs w:val="24"/>
        </w:rPr>
        <w:t>Fostering Societal Development</w:t>
      </w:r>
    </w:p>
    <w:p w14:paraId="5CC64528" w14:textId="77777777" w:rsidR="00BA6779" w:rsidRPr="00644DF6" w:rsidRDefault="00BA6779" w:rsidP="00BA6779">
      <w:pPr>
        <w:jc w:val="both"/>
        <w:rPr>
          <w:sz w:val="24"/>
          <w:szCs w:val="24"/>
        </w:rPr>
      </w:pPr>
      <w:r w:rsidRPr="00644DF6">
        <w:rPr>
          <w:sz w:val="24"/>
          <w:szCs w:val="24"/>
        </w:rPr>
        <w:t>Enhanced Digital literacy will certainly contribute to societal development by promoting digital inclusion and participation. It empowers individuals to engage in civic activities, access government services online, and contribute to community initiatives through digital platforms. Moreover, digital literacy enhances communication, critical thinking, and problem-solving skills, fostering informed decision-making and responsible digital citizenship.</w:t>
      </w:r>
    </w:p>
    <w:p w14:paraId="3D57E70C" w14:textId="77777777" w:rsidR="00BA6779" w:rsidRPr="00644DF6" w:rsidRDefault="00BA6779" w:rsidP="00BA6779">
      <w:pPr>
        <w:jc w:val="both"/>
        <w:rPr>
          <w:b/>
          <w:bCs/>
          <w:sz w:val="24"/>
          <w:szCs w:val="24"/>
        </w:rPr>
      </w:pPr>
    </w:p>
    <w:p w14:paraId="70479731" w14:textId="77777777" w:rsidR="00BA6779" w:rsidRPr="00644DF6" w:rsidRDefault="00BA6779" w:rsidP="00BA6779">
      <w:pPr>
        <w:jc w:val="both"/>
        <w:rPr>
          <w:b/>
          <w:bCs/>
          <w:sz w:val="24"/>
          <w:szCs w:val="24"/>
        </w:rPr>
      </w:pPr>
      <w:r w:rsidRPr="00644DF6">
        <w:rPr>
          <w:b/>
          <w:bCs/>
          <w:sz w:val="24"/>
          <w:szCs w:val="24"/>
        </w:rPr>
        <w:t>PROJECT IMPLEMENTATION PLAN</w:t>
      </w:r>
    </w:p>
    <w:p w14:paraId="058018DB" w14:textId="77777777" w:rsidR="00BA6779" w:rsidRPr="00570061" w:rsidRDefault="00BA6779" w:rsidP="00BA6779">
      <w:pPr>
        <w:jc w:val="both"/>
        <w:rPr>
          <w:sz w:val="24"/>
          <w:szCs w:val="24"/>
        </w:rPr>
      </w:pPr>
      <w:r w:rsidRPr="00644DF6">
        <w:rPr>
          <w:sz w:val="24"/>
          <w:szCs w:val="24"/>
        </w:rPr>
        <w:t>Provide a clear description of how the project activities will be carried out within a clear time frame. Also explain how the project activities shall be achieved.</w:t>
      </w:r>
    </w:p>
    <w:p w14:paraId="1E464C52" w14:textId="77777777" w:rsidR="00BA6779" w:rsidRPr="00570061" w:rsidRDefault="00BA6779" w:rsidP="00BA6779">
      <w:pPr>
        <w:rPr>
          <w:b/>
          <w:bCs/>
          <w:sz w:val="24"/>
          <w:szCs w:val="24"/>
        </w:rPr>
      </w:pPr>
      <w:r w:rsidRPr="00570061">
        <w:rPr>
          <w:b/>
          <w:bCs/>
          <w:sz w:val="24"/>
          <w:szCs w:val="24"/>
        </w:rPr>
        <w:t>PHASE ONE</w:t>
      </w:r>
    </w:p>
    <w:tbl>
      <w:tblPr>
        <w:tblStyle w:val="TableGrid"/>
        <w:tblW w:w="9805" w:type="dxa"/>
        <w:tblInd w:w="-760" w:type="dxa"/>
        <w:tblLook w:val="04A0" w:firstRow="1" w:lastRow="0" w:firstColumn="1" w:lastColumn="0" w:noHBand="0" w:noVBand="1"/>
      </w:tblPr>
      <w:tblGrid>
        <w:gridCol w:w="3145"/>
        <w:gridCol w:w="3240"/>
        <w:gridCol w:w="3420"/>
      </w:tblGrid>
      <w:tr w:rsidR="00BA6779" w:rsidRPr="00570061" w14:paraId="60066152" w14:textId="77777777" w:rsidTr="002A2D32">
        <w:tc>
          <w:tcPr>
            <w:tcW w:w="3145" w:type="dxa"/>
          </w:tcPr>
          <w:p w14:paraId="09EAB990" w14:textId="77777777" w:rsidR="00BA6779" w:rsidRPr="00570061" w:rsidRDefault="00BA6779" w:rsidP="00591C03">
            <w:pPr>
              <w:rPr>
                <w:rFonts w:ascii="Times New Roman" w:hAnsi="Times New Roman" w:cs="Times New Roman"/>
                <w:b/>
                <w:bCs/>
                <w:sz w:val="24"/>
                <w:szCs w:val="24"/>
              </w:rPr>
            </w:pPr>
            <w:r w:rsidRPr="00570061">
              <w:rPr>
                <w:rFonts w:ascii="Times New Roman" w:hAnsi="Times New Roman" w:cs="Times New Roman"/>
                <w:b/>
                <w:bCs/>
                <w:sz w:val="24"/>
                <w:szCs w:val="24"/>
              </w:rPr>
              <w:t>ACTIVITIES</w:t>
            </w:r>
          </w:p>
        </w:tc>
        <w:tc>
          <w:tcPr>
            <w:tcW w:w="3240" w:type="dxa"/>
          </w:tcPr>
          <w:p w14:paraId="0CDD7FA4" w14:textId="77777777" w:rsidR="00BA6779" w:rsidRPr="00570061" w:rsidRDefault="00BA6779" w:rsidP="00591C03">
            <w:pPr>
              <w:rPr>
                <w:rFonts w:ascii="Times New Roman" w:hAnsi="Times New Roman" w:cs="Times New Roman"/>
                <w:b/>
                <w:bCs/>
                <w:sz w:val="24"/>
                <w:szCs w:val="24"/>
              </w:rPr>
            </w:pPr>
            <w:r w:rsidRPr="00570061">
              <w:rPr>
                <w:rFonts w:ascii="Times New Roman" w:hAnsi="Times New Roman" w:cs="Times New Roman"/>
                <w:b/>
                <w:bCs/>
                <w:sz w:val="24"/>
                <w:szCs w:val="24"/>
              </w:rPr>
              <w:t>TIMELINE</w:t>
            </w:r>
          </w:p>
        </w:tc>
        <w:tc>
          <w:tcPr>
            <w:tcW w:w="3420" w:type="dxa"/>
          </w:tcPr>
          <w:p w14:paraId="28765E24" w14:textId="77777777" w:rsidR="00BA6779" w:rsidRPr="00570061" w:rsidRDefault="00BA6779" w:rsidP="00591C03">
            <w:pPr>
              <w:rPr>
                <w:rFonts w:ascii="Times New Roman" w:hAnsi="Times New Roman" w:cs="Times New Roman"/>
                <w:b/>
                <w:bCs/>
                <w:sz w:val="24"/>
                <w:szCs w:val="24"/>
              </w:rPr>
            </w:pPr>
            <w:r w:rsidRPr="00570061">
              <w:rPr>
                <w:rFonts w:ascii="Times New Roman" w:hAnsi="Times New Roman" w:cs="Times New Roman"/>
                <w:b/>
                <w:bCs/>
                <w:sz w:val="24"/>
                <w:szCs w:val="24"/>
              </w:rPr>
              <w:t>PERSONNEL</w:t>
            </w:r>
          </w:p>
        </w:tc>
      </w:tr>
      <w:tr w:rsidR="00BA6779" w:rsidRPr="00570061" w14:paraId="5FF11C0F" w14:textId="77777777" w:rsidTr="002A2D32">
        <w:tc>
          <w:tcPr>
            <w:tcW w:w="3145" w:type="dxa"/>
          </w:tcPr>
          <w:p w14:paraId="6FD0633F"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Community entry &amp; engagements</w:t>
            </w:r>
          </w:p>
        </w:tc>
        <w:tc>
          <w:tcPr>
            <w:tcW w:w="3240" w:type="dxa"/>
          </w:tcPr>
          <w:p w14:paraId="287C6DA3"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1</w:t>
            </w:r>
          </w:p>
        </w:tc>
        <w:tc>
          <w:tcPr>
            <w:tcW w:w="3420" w:type="dxa"/>
          </w:tcPr>
          <w:p w14:paraId="4886C288"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Coordinator</w:t>
            </w:r>
          </w:p>
          <w:p w14:paraId="74E1BDB6"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Director</w:t>
            </w:r>
          </w:p>
          <w:p w14:paraId="1337D4F3"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tc>
      </w:tr>
      <w:tr w:rsidR="00BA6779" w:rsidRPr="00570061" w14:paraId="31A59439" w14:textId="77777777" w:rsidTr="002A2D32">
        <w:tc>
          <w:tcPr>
            <w:tcW w:w="3145" w:type="dxa"/>
          </w:tcPr>
          <w:p w14:paraId="3FCE449D"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Order materials and equipment,</w:t>
            </w:r>
          </w:p>
        </w:tc>
        <w:tc>
          <w:tcPr>
            <w:tcW w:w="3240" w:type="dxa"/>
          </w:tcPr>
          <w:p w14:paraId="672B1AB7"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2 and 3</w:t>
            </w:r>
          </w:p>
        </w:tc>
        <w:tc>
          <w:tcPr>
            <w:tcW w:w="3420" w:type="dxa"/>
          </w:tcPr>
          <w:p w14:paraId="7BACDCF5"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tc>
      </w:tr>
      <w:tr w:rsidR="00BA6779" w:rsidRPr="00570061" w14:paraId="51518B27" w14:textId="77777777" w:rsidTr="002A2D32">
        <w:tc>
          <w:tcPr>
            <w:tcW w:w="3145" w:type="dxa"/>
          </w:tcPr>
          <w:p w14:paraId="383413DE"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installations,</w:t>
            </w:r>
          </w:p>
        </w:tc>
        <w:tc>
          <w:tcPr>
            <w:tcW w:w="3240" w:type="dxa"/>
          </w:tcPr>
          <w:p w14:paraId="40EAF83A"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4</w:t>
            </w:r>
          </w:p>
        </w:tc>
        <w:tc>
          <w:tcPr>
            <w:tcW w:w="3420" w:type="dxa"/>
          </w:tcPr>
          <w:p w14:paraId="114194FA"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1BFCEE60"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r w:rsidR="00BA6779" w:rsidRPr="00570061" w14:paraId="41B4CDD2" w14:textId="77777777" w:rsidTr="002A2D32">
        <w:tc>
          <w:tcPr>
            <w:tcW w:w="3145" w:type="dxa"/>
          </w:tcPr>
          <w:p w14:paraId="40542C70"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Electrical wiring and outlets &amp;</w:t>
            </w:r>
          </w:p>
        </w:tc>
        <w:tc>
          <w:tcPr>
            <w:tcW w:w="3240" w:type="dxa"/>
          </w:tcPr>
          <w:p w14:paraId="78399349"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5 and 6</w:t>
            </w:r>
          </w:p>
        </w:tc>
        <w:tc>
          <w:tcPr>
            <w:tcW w:w="3420" w:type="dxa"/>
          </w:tcPr>
          <w:p w14:paraId="53D4461D"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1192A446"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r w:rsidR="00BA6779" w:rsidRPr="00570061" w14:paraId="5789B9A7" w14:textId="77777777" w:rsidTr="002A2D32">
        <w:tc>
          <w:tcPr>
            <w:tcW w:w="3145" w:type="dxa"/>
          </w:tcPr>
          <w:p w14:paraId="5048DA90"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Painting and finishing</w:t>
            </w:r>
          </w:p>
        </w:tc>
        <w:tc>
          <w:tcPr>
            <w:tcW w:w="3240" w:type="dxa"/>
          </w:tcPr>
          <w:p w14:paraId="15F5A806"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7and 8</w:t>
            </w:r>
          </w:p>
        </w:tc>
        <w:tc>
          <w:tcPr>
            <w:tcW w:w="3420" w:type="dxa"/>
          </w:tcPr>
          <w:p w14:paraId="0C3B9C44"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65E68503"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bl>
    <w:p w14:paraId="59A41548" w14:textId="77777777" w:rsidR="00BA6779" w:rsidRPr="00570061" w:rsidRDefault="00BA6779" w:rsidP="00BA6779">
      <w:pPr>
        <w:rPr>
          <w:sz w:val="24"/>
          <w:szCs w:val="24"/>
        </w:rPr>
      </w:pPr>
    </w:p>
    <w:tbl>
      <w:tblPr>
        <w:tblStyle w:val="TableGrid"/>
        <w:tblpPr w:leftFromText="180" w:rightFromText="180" w:vertAnchor="text" w:horzAnchor="margin" w:tblpXSpec="center" w:tblpY="107"/>
        <w:tblW w:w="9805" w:type="dxa"/>
        <w:tblLook w:val="04A0" w:firstRow="1" w:lastRow="0" w:firstColumn="1" w:lastColumn="0" w:noHBand="0" w:noVBand="1"/>
      </w:tblPr>
      <w:tblGrid>
        <w:gridCol w:w="2875"/>
        <w:gridCol w:w="3330"/>
        <w:gridCol w:w="3600"/>
      </w:tblGrid>
      <w:tr w:rsidR="002A2D32" w:rsidRPr="00570061" w14:paraId="7D2FDD65" w14:textId="77777777" w:rsidTr="002A2D32">
        <w:tc>
          <w:tcPr>
            <w:tcW w:w="2875" w:type="dxa"/>
          </w:tcPr>
          <w:p w14:paraId="13E8A2C3" w14:textId="77777777" w:rsidR="002A2D32" w:rsidRPr="00570061" w:rsidRDefault="002A2D32" w:rsidP="002A2D32">
            <w:pPr>
              <w:rPr>
                <w:rFonts w:ascii="Times New Roman" w:hAnsi="Times New Roman" w:cs="Times New Roman"/>
                <w:b/>
                <w:bCs/>
                <w:sz w:val="24"/>
                <w:szCs w:val="24"/>
              </w:rPr>
            </w:pPr>
            <w:r w:rsidRPr="00570061">
              <w:rPr>
                <w:rFonts w:ascii="Times New Roman" w:hAnsi="Times New Roman" w:cs="Times New Roman"/>
                <w:b/>
                <w:bCs/>
                <w:sz w:val="24"/>
                <w:szCs w:val="24"/>
              </w:rPr>
              <w:t>ACTIVITIES</w:t>
            </w:r>
          </w:p>
        </w:tc>
        <w:tc>
          <w:tcPr>
            <w:tcW w:w="3330" w:type="dxa"/>
          </w:tcPr>
          <w:p w14:paraId="5EB8D154" w14:textId="77777777" w:rsidR="002A2D32" w:rsidRPr="00D65DB4" w:rsidRDefault="002A2D32" w:rsidP="002A2D32">
            <w:pPr>
              <w:rPr>
                <w:rFonts w:ascii="Times New Roman" w:hAnsi="Times New Roman" w:cs="Times New Roman"/>
                <w:b/>
                <w:bCs/>
                <w:sz w:val="24"/>
                <w:szCs w:val="24"/>
              </w:rPr>
            </w:pPr>
            <w:r w:rsidRPr="00D65DB4">
              <w:rPr>
                <w:rFonts w:ascii="Times New Roman" w:hAnsi="Times New Roman" w:cs="Times New Roman"/>
                <w:b/>
                <w:bCs/>
                <w:sz w:val="24"/>
                <w:szCs w:val="24"/>
              </w:rPr>
              <w:t>TIMELINE</w:t>
            </w:r>
          </w:p>
        </w:tc>
        <w:tc>
          <w:tcPr>
            <w:tcW w:w="3600" w:type="dxa"/>
          </w:tcPr>
          <w:p w14:paraId="73437015" w14:textId="77777777" w:rsidR="002A2D32" w:rsidRPr="00D65DB4" w:rsidRDefault="002A2D32" w:rsidP="002A2D32">
            <w:pPr>
              <w:rPr>
                <w:rFonts w:ascii="Times New Roman" w:hAnsi="Times New Roman" w:cs="Times New Roman"/>
                <w:b/>
                <w:bCs/>
                <w:sz w:val="24"/>
                <w:szCs w:val="24"/>
              </w:rPr>
            </w:pPr>
            <w:r w:rsidRPr="00D65DB4">
              <w:rPr>
                <w:rFonts w:ascii="Times New Roman" w:hAnsi="Times New Roman" w:cs="Times New Roman"/>
                <w:b/>
                <w:bCs/>
                <w:sz w:val="24"/>
                <w:szCs w:val="24"/>
              </w:rPr>
              <w:t>PERSONNEL</w:t>
            </w:r>
          </w:p>
        </w:tc>
      </w:tr>
      <w:tr w:rsidR="002A2D32" w:rsidRPr="00570061" w14:paraId="63180CF3" w14:textId="77777777" w:rsidTr="002A2D32">
        <w:tc>
          <w:tcPr>
            <w:tcW w:w="2875" w:type="dxa"/>
          </w:tcPr>
          <w:p w14:paraId="304D70FD" w14:textId="77777777" w:rsidR="002A2D32" w:rsidRPr="00570061" w:rsidRDefault="002A2D32" w:rsidP="002A2D32">
            <w:pPr>
              <w:rPr>
                <w:rFonts w:ascii="Times New Roman" w:hAnsi="Times New Roman" w:cs="Times New Roman"/>
                <w:sz w:val="24"/>
                <w:szCs w:val="24"/>
              </w:rPr>
            </w:pPr>
            <w:r w:rsidRPr="00570061">
              <w:rPr>
                <w:rFonts w:ascii="Times New Roman" w:hAnsi="Times New Roman" w:cs="Times New Roman"/>
                <w:sz w:val="24"/>
                <w:szCs w:val="24"/>
              </w:rPr>
              <w:t xml:space="preserve">Furniture assembly and placement </w:t>
            </w:r>
          </w:p>
        </w:tc>
        <w:tc>
          <w:tcPr>
            <w:tcW w:w="3330" w:type="dxa"/>
          </w:tcPr>
          <w:p w14:paraId="25F47925"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Week 9</w:t>
            </w:r>
          </w:p>
        </w:tc>
        <w:tc>
          <w:tcPr>
            <w:tcW w:w="3600" w:type="dxa"/>
          </w:tcPr>
          <w:p w14:paraId="2ED8551D" w14:textId="77777777" w:rsidR="002A2D32" w:rsidRDefault="002A2D32" w:rsidP="002A2D32">
            <w:pPr>
              <w:rPr>
                <w:rFonts w:ascii="Times New Roman" w:hAnsi="Times New Roman" w:cs="Times New Roman"/>
                <w:sz w:val="24"/>
                <w:szCs w:val="24"/>
              </w:rPr>
            </w:pPr>
            <w:r>
              <w:rPr>
                <w:rFonts w:ascii="Times New Roman" w:hAnsi="Times New Roman" w:cs="Times New Roman"/>
                <w:sz w:val="24"/>
                <w:szCs w:val="24"/>
              </w:rPr>
              <w:t>Project Manager</w:t>
            </w:r>
          </w:p>
          <w:p w14:paraId="3C45F6C1"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r w:rsidR="002A2D32" w:rsidRPr="00570061" w14:paraId="6652319E" w14:textId="77777777" w:rsidTr="002A2D32">
        <w:tc>
          <w:tcPr>
            <w:tcW w:w="2875" w:type="dxa"/>
          </w:tcPr>
          <w:p w14:paraId="2CB5A104" w14:textId="77777777" w:rsidR="002A2D32" w:rsidRPr="00570061" w:rsidRDefault="002A2D32" w:rsidP="002A2D32">
            <w:pPr>
              <w:rPr>
                <w:rFonts w:ascii="Times New Roman" w:hAnsi="Times New Roman" w:cs="Times New Roman"/>
                <w:sz w:val="24"/>
                <w:szCs w:val="24"/>
              </w:rPr>
            </w:pPr>
            <w:r w:rsidRPr="00570061">
              <w:rPr>
                <w:rFonts w:ascii="Times New Roman" w:hAnsi="Times New Roman" w:cs="Times New Roman"/>
                <w:sz w:val="24"/>
                <w:szCs w:val="24"/>
              </w:rPr>
              <w:lastRenderedPageBreak/>
              <w:t>Computer setup</w:t>
            </w:r>
          </w:p>
        </w:tc>
        <w:tc>
          <w:tcPr>
            <w:tcW w:w="3330" w:type="dxa"/>
          </w:tcPr>
          <w:p w14:paraId="4EEEEF05"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Week 10</w:t>
            </w:r>
          </w:p>
        </w:tc>
        <w:tc>
          <w:tcPr>
            <w:tcW w:w="3600" w:type="dxa"/>
          </w:tcPr>
          <w:p w14:paraId="3F54611E" w14:textId="77777777" w:rsidR="002A2D32" w:rsidRDefault="002A2D32" w:rsidP="002A2D32">
            <w:pPr>
              <w:rPr>
                <w:rFonts w:ascii="Times New Roman" w:hAnsi="Times New Roman" w:cs="Times New Roman"/>
                <w:sz w:val="24"/>
                <w:szCs w:val="24"/>
              </w:rPr>
            </w:pPr>
            <w:r>
              <w:rPr>
                <w:rFonts w:ascii="Times New Roman" w:hAnsi="Times New Roman" w:cs="Times New Roman"/>
                <w:sz w:val="24"/>
                <w:szCs w:val="24"/>
              </w:rPr>
              <w:t>Project Manager</w:t>
            </w:r>
          </w:p>
          <w:p w14:paraId="231E8E9F"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r w:rsidR="002A2D32" w:rsidRPr="00570061" w14:paraId="1C4032DE" w14:textId="77777777" w:rsidTr="002A2D32">
        <w:tc>
          <w:tcPr>
            <w:tcW w:w="2875" w:type="dxa"/>
          </w:tcPr>
          <w:p w14:paraId="7A465BA7"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N</w:t>
            </w:r>
            <w:r w:rsidRPr="00570061">
              <w:rPr>
                <w:rFonts w:ascii="Times New Roman" w:hAnsi="Times New Roman" w:cs="Times New Roman"/>
                <w:sz w:val="24"/>
                <w:szCs w:val="24"/>
              </w:rPr>
              <w:t xml:space="preserve">etwork </w:t>
            </w:r>
            <w:r>
              <w:rPr>
                <w:rFonts w:ascii="Times New Roman" w:hAnsi="Times New Roman" w:cs="Times New Roman"/>
                <w:sz w:val="24"/>
                <w:szCs w:val="24"/>
              </w:rPr>
              <w:t>I</w:t>
            </w:r>
            <w:r w:rsidRPr="00570061">
              <w:rPr>
                <w:rFonts w:ascii="Times New Roman" w:hAnsi="Times New Roman" w:cs="Times New Roman"/>
                <w:sz w:val="24"/>
                <w:szCs w:val="24"/>
              </w:rPr>
              <w:t>nstallation</w:t>
            </w:r>
          </w:p>
        </w:tc>
        <w:tc>
          <w:tcPr>
            <w:tcW w:w="3330" w:type="dxa"/>
          </w:tcPr>
          <w:p w14:paraId="78370D07"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Week 11</w:t>
            </w:r>
          </w:p>
        </w:tc>
        <w:tc>
          <w:tcPr>
            <w:tcW w:w="3600" w:type="dxa"/>
          </w:tcPr>
          <w:p w14:paraId="72FBAD04" w14:textId="77777777" w:rsidR="002A2D32" w:rsidRDefault="002A2D32" w:rsidP="002A2D32">
            <w:pPr>
              <w:rPr>
                <w:rFonts w:ascii="Times New Roman" w:hAnsi="Times New Roman" w:cs="Times New Roman"/>
                <w:sz w:val="24"/>
                <w:szCs w:val="24"/>
              </w:rPr>
            </w:pPr>
            <w:r>
              <w:rPr>
                <w:rFonts w:ascii="Times New Roman" w:hAnsi="Times New Roman" w:cs="Times New Roman"/>
                <w:sz w:val="24"/>
                <w:szCs w:val="24"/>
              </w:rPr>
              <w:t>Project Manager</w:t>
            </w:r>
          </w:p>
          <w:p w14:paraId="3C296CD0"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r w:rsidR="002A2D32" w:rsidRPr="00570061" w14:paraId="72637182" w14:textId="77777777" w:rsidTr="002A2D32">
        <w:tc>
          <w:tcPr>
            <w:tcW w:w="2875" w:type="dxa"/>
          </w:tcPr>
          <w:p w14:paraId="65EC372D" w14:textId="77777777" w:rsidR="002A2D32" w:rsidRPr="00570061" w:rsidRDefault="002A2D32" w:rsidP="002A2D32">
            <w:pPr>
              <w:rPr>
                <w:rFonts w:ascii="Times New Roman" w:hAnsi="Times New Roman" w:cs="Times New Roman"/>
                <w:sz w:val="24"/>
                <w:szCs w:val="24"/>
              </w:rPr>
            </w:pPr>
            <w:r w:rsidRPr="00570061">
              <w:rPr>
                <w:rFonts w:ascii="Times New Roman" w:hAnsi="Times New Roman" w:cs="Times New Roman"/>
                <w:sz w:val="24"/>
                <w:szCs w:val="24"/>
              </w:rPr>
              <w:t xml:space="preserve">Testing and </w:t>
            </w:r>
            <w:r>
              <w:rPr>
                <w:rFonts w:ascii="Times New Roman" w:hAnsi="Times New Roman" w:cs="Times New Roman"/>
                <w:sz w:val="24"/>
                <w:szCs w:val="24"/>
              </w:rPr>
              <w:t>C</w:t>
            </w:r>
            <w:r w:rsidRPr="00570061">
              <w:rPr>
                <w:rFonts w:ascii="Times New Roman" w:hAnsi="Times New Roman" w:cs="Times New Roman"/>
                <w:sz w:val="24"/>
                <w:szCs w:val="24"/>
              </w:rPr>
              <w:t>alibration</w:t>
            </w:r>
          </w:p>
        </w:tc>
        <w:tc>
          <w:tcPr>
            <w:tcW w:w="3330" w:type="dxa"/>
          </w:tcPr>
          <w:p w14:paraId="320DB2F5"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Week 12</w:t>
            </w:r>
          </w:p>
        </w:tc>
        <w:tc>
          <w:tcPr>
            <w:tcW w:w="3600" w:type="dxa"/>
          </w:tcPr>
          <w:p w14:paraId="52973346" w14:textId="77777777" w:rsidR="002A2D32" w:rsidRDefault="002A2D32" w:rsidP="002A2D32">
            <w:pPr>
              <w:rPr>
                <w:rFonts w:ascii="Times New Roman" w:hAnsi="Times New Roman" w:cs="Times New Roman"/>
                <w:sz w:val="24"/>
                <w:szCs w:val="24"/>
              </w:rPr>
            </w:pPr>
            <w:r>
              <w:rPr>
                <w:rFonts w:ascii="Times New Roman" w:hAnsi="Times New Roman" w:cs="Times New Roman"/>
                <w:sz w:val="24"/>
                <w:szCs w:val="24"/>
              </w:rPr>
              <w:t>Project Manager</w:t>
            </w:r>
          </w:p>
          <w:p w14:paraId="0D96EF35" w14:textId="77777777" w:rsidR="002A2D32" w:rsidRPr="00570061" w:rsidRDefault="002A2D32" w:rsidP="002A2D32">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bl>
    <w:p w14:paraId="06D14E4A" w14:textId="77777777" w:rsidR="00BA6779" w:rsidRPr="00570061" w:rsidRDefault="00BA6779" w:rsidP="00BA6779">
      <w:pPr>
        <w:rPr>
          <w:b/>
          <w:bCs/>
          <w:sz w:val="24"/>
          <w:szCs w:val="24"/>
        </w:rPr>
      </w:pPr>
      <w:r w:rsidRPr="00570061">
        <w:rPr>
          <w:b/>
          <w:bCs/>
          <w:sz w:val="24"/>
          <w:szCs w:val="24"/>
        </w:rPr>
        <w:t>PHASE TWO</w:t>
      </w:r>
    </w:p>
    <w:p w14:paraId="4AE3D340" w14:textId="77777777" w:rsidR="00BA6779" w:rsidRPr="00570061" w:rsidRDefault="00BA6779" w:rsidP="00BA6779">
      <w:pPr>
        <w:rPr>
          <w:sz w:val="24"/>
          <w:szCs w:val="24"/>
        </w:rPr>
      </w:pPr>
    </w:p>
    <w:p w14:paraId="212C10F9" w14:textId="77777777" w:rsidR="00BA6779" w:rsidRPr="00570061" w:rsidRDefault="00BA6779" w:rsidP="00BA6779">
      <w:pPr>
        <w:rPr>
          <w:b/>
          <w:bCs/>
          <w:sz w:val="24"/>
          <w:szCs w:val="24"/>
        </w:rPr>
      </w:pPr>
      <w:r w:rsidRPr="00570061">
        <w:rPr>
          <w:b/>
          <w:bCs/>
          <w:sz w:val="24"/>
          <w:szCs w:val="24"/>
        </w:rPr>
        <w:t>PHASE THREE</w:t>
      </w:r>
    </w:p>
    <w:tbl>
      <w:tblPr>
        <w:tblStyle w:val="TableGrid"/>
        <w:tblW w:w="9895" w:type="dxa"/>
        <w:tblInd w:w="-802" w:type="dxa"/>
        <w:tblLook w:val="04A0" w:firstRow="1" w:lastRow="0" w:firstColumn="1" w:lastColumn="0" w:noHBand="0" w:noVBand="1"/>
      </w:tblPr>
      <w:tblGrid>
        <w:gridCol w:w="2965"/>
        <w:gridCol w:w="3240"/>
        <w:gridCol w:w="3690"/>
      </w:tblGrid>
      <w:tr w:rsidR="00BA6779" w:rsidRPr="00570061" w14:paraId="33B54E7F" w14:textId="77777777" w:rsidTr="00BA6779">
        <w:tc>
          <w:tcPr>
            <w:tcW w:w="2965" w:type="dxa"/>
          </w:tcPr>
          <w:p w14:paraId="3293E850" w14:textId="77777777" w:rsidR="00BA6779" w:rsidRPr="00570061" w:rsidRDefault="00BA6779" w:rsidP="00591C03">
            <w:pPr>
              <w:rPr>
                <w:rFonts w:ascii="Times New Roman" w:hAnsi="Times New Roman" w:cs="Times New Roman"/>
                <w:b/>
                <w:bCs/>
                <w:sz w:val="24"/>
                <w:szCs w:val="24"/>
              </w:rPr>
            </w:pPr>
            <w:r w:rsidRPr="00570061">
              <w:rPr>
                <w:rFonts w:ascii="Times New Roman" w:hAnsi="Times New Roman" w:cs="Times New Roman"/>
                <w:b/>
                <w:bCs/>
                <w:sz w:val="24"/>
                <w:szCs w:val="24"/>
              </w:rPr>
              <w:t>ACTIVITIES</w:t>
            </w:r>
          </w:p>
        </w:tc>
        <w:tc>
          <w:tcPr>
            <w:tcW w:w="3240" w:type="dxa"/>
          </w:tcPr>
          <w:p w14:paraId="6F442651" w14:textId="77777777" w:rsidR="00BA6779" w:rsidRPr="00D65DB4" w:rsidRDefault="00BA6779" w:rsidP="00591C03">
            <w:pPr>
              <w:rPr>
                <w:rFonts w:ascii="Times New Roman" w:hAnsi="Times New Roman" w:cs="Times New Roman"/>
                <w:b/>
                <w:bCs/>
                <w:sz w:val="24"/>
                <w:szCs w:val="24"/>
              </w:rPr>
            </w:pPr>
            <w:r w:rsidRPr="00D65DB4">
              <w:rPr>
                <w:rFonts w:ascii="Times New Roman" w:hAnsi="Times New Roman" w:cs="Times New Roman"/>
                <w:b/>
                <w:bCs/>
                <w:sz w:val="24"/>
                <w:szCs w:val="24"/>
              </w:rPr>
              <w:t>TIMELINE</w:t>
            </w:r>
          </w:p>
        </w:tc>
        <w:tc>
          <w:tcPr>
            <w:tcW w:w="3690" w:type="dxa"/>
          </w:tcPr>
          <w:p w14:paraId="247EE8CA" w14:textId="77777777" w:rsidR="00BA6779" w:rsidRPr="00D65DB4" w:rsidRDefault="00BA6779" w:rsidP="00591C03">
            <w:pPr>
              <w:rPr>
                <w:rFonts w:ascii="Times New Roman" w:hAnsi="Times New Roman" w:cs="Times New Roman"/>
                <w:b/>
                <w:bCs/>
                <w:sz w:val="24"/>
                <w:szCs w:val="24"/>
              </w:rPr>
            </w:pPr>
            <w:r w:rsidRPr="00D65DB4">
              <w:rPr>
                <w:rFonts w:ascii="Times New Roman" w:hAnsi="Times New Roman" w:cs="Times New Roman"/>
                <w:b/>
                <w:bCs/>
                <w:sz w:val="24"/>
                <w:szCs w:val="24"/>
              </w:rPr>
              <w:t>PERSONNEL</w:t>
            </w:r>
          </w:p>
        </w:tc>
      </w:tr>
      <w:tr w:rsidR="00BA6779" w:rsidRPr="00570061" w14:paraId="420621A6" w14:textId="77777777" w:rsidTr="00BA6779">
        <w:tc>
          <w:tcPr>
            <w:tcW w:w="2965" w:type="dxa"/>
          </w:tcPr>
          <w:p w14:paraId="4D91320E" w14:textId="77777777" w:rsidR="00BA6779" w:rsidRPr="00E21BE0" w:rsidRDefault="00BA6779" w:rsidP="00591C03">
            <w:r w:rsidRPr="00570061">
              <w:rPr>
                <w:rFonts w:ascii="Times New Roman" w:hAnsi="Times New Roman" w:cs="Times New Roman"/>
                <w:sz w:val="24"/>
                <w:szCs w:val="24"/>
              </w:rPr>
              <w:t>Final inspections</w:t>
            </w:r>
            <w:r>
              <w:rPr>
                <w:rFonts w:ascii="Times New Roman" w:hAnsi="Times New Roman" w:cs="Times New Roman"/>
                <w:sz w:val="24"/>
                <w:szCs w:val="24"/>
              </w:rPr>
              <w:t xml:space="preserve"> &amp;</w:t>
            </w:r>
            <w:r w:rsidRPr="00570061">
              <w:rPr>
                <w:rFonts w:ascii="Times New Roman" w:hAnsi="Times New Roman" w:cs="Times New Roman"/>
                <w:sz w:val="24"/>
                <w:szCs w:val="24"/>
              </w:rPr>
              <w:t xml:space="preserve"> Grand opening preparation</w:t>
            </w:r>
          </w:p>
        </w:tc>
        <w:tc>
          <w:tcPr>
            <w:tcW w:w="3240" w:type="dxa"/>
          </w:tcPr>
          <w:p w14:paraId="563A2DB5"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13 and 14</w:t>
            </w:r>
          </w:p>
        </w:tc>
        <w:tc>
          <w:tcPr>
            <w:tcW w:w="3690" w:type="dxa"/>
          </w:tcPr>
          <w:p w14:paraId="10F864CE"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243FE377"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r w:rsidR="00BA6779" w:rsidRPr="00570061" w14:paraId="3C8EADC6" w14:textId="77777777" w:rsidTr="00BA6779">
        <w:tc>
          <w:tcPr>
            <w:tcW w:w="2965" w:type="dxa"/>
          </w:tcPr>
          <w:p w14:paraId="0045B9D8"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T</w:t>
            </w:r>
            <w:r w:rsidRPr="00570061">
              <w:rPr>
                <w:rFonts w:ascii="Times New Roman" w:hAnsi="Times New Roman" w:cs="Times New Roman"/>
                <w:sz w:val="24"/>
                <w:szCs w:val="24"/>
              </w:rPr>
              <w:t>raining</w:t>
            </w:r>
          </w:p>
        </w:tc>
        <w:tc>
          <w:tcPr>
            <w:tcW w:w="3240" w:type="dxa"/>
          </w:tcPr>
          <w:p w14:paraId="0DF75376"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15 to 34</w:t>
            </w:r>
          </w:p>
        </w:tc>
        <w:tc>
          <w:tcPr>
            <w:tcW w:w="3690" w:type="dxa"/>
          </w:tcPr>
          <w:p w14:paraId="64498DFD"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74D90CFD"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p w14:paraId="45D42F69"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Field Officers</w:t>
            </w:r>
          </w:p>
          <w:p w14:paraId="782B9F64"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Administrator</w:t>
            </w:r>
          </w:p>
        </w:tc>
      </w:tr>
      <w:tr w:rsidR="00BA6779" w:rsidRPr="00570061" w14:paraId="6367453E" w14:textId="77777777" w:rsidTr="00BA6779">
        <w:tc>
          <w:tcPr>
            <w:tcW w:w="2965" w:type="dxa"/>
          </w:tcPr>
          <w:p w14:paraId="48AD54E1"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Monitoring and Evaluation</w:t>
            </w:r>
          </w:p>
        </w:tc>
        <w:tc>
          <w:tcPr>
            <w:tcW w:w="3240" w:type="dxa"/>
          </w:tcPr>
          <w:p w14:paraId="3C9E0E4F"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35 to 36</w:t>
            </w:r>
          </w:p>
        </w:tc>
        <w:tc>
          <w:tcPr>
            <w:tcW w:w="3690" w:type="dxa"/>
          </w:tcPr>
          <w:p w14:paraId="1697CCFC" w14:textId="77777777" w:rsidR="00BA6779"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Monitoring and Evaluation</w:t>
            </w:r>
            <w:r>
              <w:rPr>
                <w:rFonts w:ascii="Times New Roman" w:hAnsi="Times New Roman" w:cs="Times New Roman"/>
                <w:sz w:val="24"/>
                <w:szCs w:val="24"/>
              </w:rPr>
              <w:t xml:space="preserve"> Officers</w:t>
            </w:r>
          </w:p>
          <w:p w14:paraId="589FA2AE"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7F30E3D2"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p w14:paraId="11A0DDBD" w14:textId="77777777" w:rsidR="00BA6779" w:rsidRPr="00570061" w:rsidRDefault="00BA6779" w:rsidP="00591C03">
            <w:pPr>
              <w:rPr>
                <w:rFonts w:ascii="Times New Roman" w:hAnsi="Times New Roman" w:cs="Times New Roman"/>
                <w:sz w:val="24"/>
                <w:szCs w:val="24"/>
              </w:rPr>
            </w:pPr>
          </w:p>
        </w:tc>
      </w:tr>
    </w:tbl>
    <w:p w14:paraId="0BD85476" w14:textId="77777777" w:rsidR="00BA6779" w:rsidRPr="00570061" w:rsidRDefault="00BA6779" w:rsidP="00BA6779">
      <w:pPr>
        <w:rPr>
          <w:b/>
          <w:bCs/>
          <w:sz w:val="24"/>
          <w:szCs w:val="24"/>
        </w:rPr>
      </w:pPr>
    </w:p>
    <w:p w14:paraId="052CECCA" w14:textId="77777777" w:rsidR="00BA6779" w:rsidRPr="00570061" w:rsidRDefault="00BA6779" w:rsidP="00BA6779">
      <w:pPr>
        <w:rPr>
          <w:b/>
          <w:bCs/>
          <w:sz w:val="24"/>
          <w:szCs w:val="24"/>
        </w:rPr>
      </w:pPr>
      <w:r w:rsidRPr="00570061">
        <w:rPr>
          <w:b/>
          <w:bCs/>
          <w:sz w:val="24"/>
          <w:szCs w:val="24"/>
        </w:rPr>
        <w:t>PHASE FOUR</w:t>
      </w:r>
    </w:p>
    <w:tbl>
      <w:tblPr>
        <w:tblStyle w:val="TableGrid"/>
        <w:tblW w:w="9895" w:type="dxa"/>
        <w:tblInd w:w="-802" w:type="dxa"/>
        <w:tblLook w:val="04A0" w:firstRow="1" w:lastRow="0" w:firstColumn="1" w:lastColumn="0" w:noHBand="0" w:noVBand="1"/>
      </w:tblPr>
      <w:tblGrid>
        <w:gridCol w:w="2965"/>
        <w:gridCol w:w="3240"/>
        <w:gridCol w:w="3690"/>
      </w:tblGrid>
      <w:tr w:rsidR="00BA6779" w:rsidRPr="00570061" w14:paraId="5BB21E46" w14:textId="77777777" w:rsidTr="00BA6779">
        <w:tc>
          <w:tcPr>
            <w:tcW w:w="2965" w:type="dxa"/>
          </w:tcPr>
          <w:p w14:paraId="2784C485" w14:textId="77777777" w:rsidR="00BA6779" w:rsidRPr="00570061" w:rsidRDefault="00BA6779" w:rsidP="00591C03">
            <w:pPr>
              <w:rPr>
                <w:rFonts w:ascii="Times New Roman" w:hAnsi="Times New Roman" w:cs="Times New Roman"/>
                <w:b/>
                <w:bCs/>
                <w:sz w:val="24"/>
                <w:szCs w:val="24"/>
              </w:rPr>
            </w:pPr>
            <w:r w:rsidRPr="00570061">
              <w:rPr>
                <w:rFonts w:ascii="Times New Roman" w:hAnsi="Times New Roman" w:cs="Times New Roman"/>
                <w:b/>
                <w:bCs/>
                <w:sz w:val="24"/>
                <w:szCs w:val="24"/>
              </w:rPr>
              <w:t>ACTIVITIES</w:t>
            </w:r>
          </w:p>
        </w:tc>
        <w:tc>
          <w:tcPr>
            <w:tcW w:w="3240" w:type="dxa"/>
          </w:tcPr>
          <w:p w14:paraId="2B73F291" w14:textId="77777777" w:rsidR="00BA6779" w:rsidRPr="00D65DB4" w:rsidRDefault="00BA6779" w:rsidP="00591C03">
            <w:pPr>
              <w:rPr>
                <w:rFonts w:ascii="Times New Roman" w:hAnsi="Times New Roman" w:cs="Times New Roman"/>
                <w:b/>
                <w:bCs/>
                <w:sz w:val="24"/>
                <w:szCs w:val="24"/>
              </w:rPr>
            </w:pPr>
            <w:r w:rsidRPr="00D65DB4">
              <w:rPr>
                <w:rFonts w:ascii="Times New Roman" w:hAnsi="Times New Roman" w:cs="Times New Roman"/>
                <w:b/>
                <w:bCs/>
                <w:sz w:val="24"/>
                <w:szCs w:val="24"/>
              </w:rPr>
              <w:t>TIMELINE</w:t>
            </w:r>
          </w:p>
        </w:tc>
        <w:tc>
          <w:tcPr>
            <w:tcW w:w="3690" w:type="dxa"/>
          </w:tcPr>
          <w:p w14:paraId="1A2D6CC2" w14:textId="77777777" w:rsidR="00BA6779" w:rsidRPr="00D65DB4" w:rsidRDefault="00BA6779" w:rsidP="00591C03">
            <w:pPr>
              <w:rPr>
                <w:rFonts w:ascii="Times New Roman" w:hAnsi="Times New Roman" w:cs="Times New Roman"/>
                <w:b/>
                <w:bCs/>
                <w:sz w:val="24"/>
                <w:szCs w:val="24"/>
              </w:rPr>
            </w:pPr>
            <w:r w:rsidRPr="00D65DB4">
              <w:rPr>
                <w:rFonts w:ascii="Times New Roman" w:hAnsi="Times New Roman" w:cs="Times New Roman"/>
                <w:b/>
                <w:bCs/>
                <w:sz w:val="24"/>
                <w:szCs w:val="24"/>
              </w:rPr>
              <w:t>PERSONNEL</w:t>
            </w:r>
          </w:p>
        </w:tc>
      </w:tr>
      <w:tr w:rsidR="00BA6779" w:rsidRPr="00570061" w14:paraId="296DBE88" w14:textId="77777777" w:rsidTr="00BA6779">
        <w:tc>
          <w:tcPr>
            <w:tcW w:w="2965" w:type="dxa"/>
          </w:tcPr>
          <w:p w14:paraId="5B404E6D"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Sustainability Forums</w:t>
            </w:r>
          </w:p>
        </w:tc>
        <w:tc>
          <w:tcPr>
            <w:tcW w:w="3240" w:type="dxa"/>
          </w:tcPr>
          <w:p w14:paraId="4D0D941F"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37 to 41</w:t>
            </w:r>
          </w:p>
        </w:tc>
        <w:tc>
          <w:tcPr>
            <w:tcW w:w="3690" w:type="dxa"/>
          </w:tcPr>
          <w:p w14:paraId="1CF85204"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7D6F1461"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r w:rsidR="00BA6779" w:rsidRPr="00570061" w14:paraId="522E3ED5" w14:textId="77777777" w:rsidTr="00BA6779">
        <w:tc>
          <w:tcPr>
            <w:tcW w:w="2965" w:type="dxa"/>
          </w:tcPr>
          <w:p w14:paraId="72333375"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Handing over of project,</w:t>
            </w:r>
          </w:p>
        </w:tc>
        <w:tc>
          <w:tcPr>
            <w:tcW w:w="3240" w:type="dxa"/>
          </w:tcPr>
          <w:p w14:paraId="3149F75B"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42 to 46</w:t>
            </w:r>
          </w:p>
        </w:tc>
        <w:tc>
          <w:tcPr>
            <w:tcW w:w="3690" w:type="dxa"/>
          </w:tcPr>
          <w:p w14:paraId="7DA32E9A"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783FD443"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p w14:paraId="43BEF42B" w14:textId="77777777" w:rsidR="00BA6779" w:rsidRPr="00621FB5" w:rsidRDefault="00BA6779" w:rsidP="00591C03">
            <w:pPr>
              <w:rPr>
                <w:rFonts w:ascii="Times New Roman" w:hAnsi="Times New Roman" w:cs="Times New Roman"/>
                <w:sz w:val="24"/>
                <w:szCs w:val="24"/>
              </w:rPr>
            </w:pPr>
            <w:r w:rsidRPr="00621FB5">
              <w:rPr>
                <w:rFonts w:ascii="Times New Roman" w:hAnsi="Times New Roman" w:cs="Times New Roman"/>
                <w:sz w:val="24"/>
                <w:szCs w:val="24"/>
              </w:rPr>
              <w:t>Ghana Education Service</w:t>
            </w:r>
          </w:p>
          <w:p w14:paraId="0FA9E9C5" w14:textId="77777777" w:rsidR="00BA6779" w:rsidRPr="00621FB5" w:rsidRDefault="00BA6779" w:rsidP="00591C03">
            <w:pPr>
              <w:rPr>
                <w:rFonts w:ascii="Times New Roman" w:hAnsi="Times New Roman" w:cs="Times New Roman"/>
                <w:sz w:val="24"/>
                <w:szCs w:val="24"/>
              </w:rPr>
            </w:pPr>
            <w:r w:rsidRPr="00621FB5">
              <w:rPr>
                <w:rFonts w:ascii="Times New Roman" w:hAnsi="Times New Roman" w:cs="Times New Roman"/>
                <w:sz w:val="24"/>
                <w:szCs w:val="24"/>
              </w:rPr>
              <w:t xml:space="preserve">Central </w:t>
            </w:r>
            <w:proofErr w:type="spellStart"/>
            <w:r w:rsidRPr="00621FB5">
              <w:rPr>
                <w:rFonts w:ascii="Times New Roman" w:hAnsi="Times New Roman" w:cs="Times New Roman"/>
                <w:sz w:val="24"/>
                <w:szCs w:val="24"/>
              </w:rPr>
              <w:t>Gonja</w:t>
            </w:r>
            <w:proofErr w:type="spellEnd"/>
            <w:r w:rsidRPr="00621FB5">
              <w:rPr>
                <w:rFonts w:ascii="Times New Roman" w:hAnsi="Times New Roman" w:cs="Times New Roman"/>
                <w:sz w:val="24"/>
                <w:szCs w:val="24"/>
              </w:rPr>
              <w:t xml:space="preserve"> District Assembly</w:t>
            </w:r>
          </w:p>
          <w:p w14:paraId="0479DD5F" w14:textId="77777777" w:rsidR="00BA6779" w:rsidRPr="00570061" w:rsidRDefault="00BA6779" w:rsidP="00591C03">
            <w:pPr>
              <w:rPr>
                <w:rFonts w:ascii="Times New Roman" w:hAnsi="Times New Roman" w:cs="Times New Roman"/>
                <w:sz w:val="24"/>
                <w:szCs w:val="24"/>
              </w:rPr>
            </w:pPr>
          </w:p>
        </w:tc>
      </w:tr>
      <w:tr w:rsidR="00BA6779" w:rsidRPr="00570061" w14:paraId="6C1EE5ED" w14:textId="77777777" w:rsidTr="00BA6779">
        <w:tc>
          <w:tcPr>
            <w:tcW w:w="2965" w:type="dxa"/>
          </w:tcPr>
          <w:p w14:paraId="532D497E" w14:textId="77777777" w:rsidR="00BA6779" w:rsidRPr="00570061" w:rsidRDefault="00BA6779" w:rsidP="00591C03">
            <w:pPr>
              <w:rPr>
                <w:rFonts w:ascii="Times New Roman" w:hAnsi="Times New Roman" w:cs="Times New Roman"/>
                <w:sz w:val="24"/>
                <w:szCs w:val="24"/>
              </w:rPr>
            </w:pPr>
            <w:r w:rsidRPr="00570061">
              <w:rPr>
                <w:rFonts w:ascii="Times New Roman" w:hAnsi="Times New Roman" w:cs="Times New Roman"/>
                <w:sz w:val="24"/>
                <w:szCs w:val="24"/>
              </w:rPr>
              <w:t>Continuous Monitoring and Supervision</w:t>
            </w:r>
          </w:p>
        </w:tc>
        <w:tc>
          <w:tcPr>
            <w:tcW w:w="3240" w:type="dxa"/>
          </w:tcPr>
          <w:p w14:paraId="0B6957FE"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Week 47 to 52</w:t>
            </w:r>
          </w:p>
        </w:tc>
        <w:tc>
          <w:tcPr>
            <w:tcW w:w="3690" w:type="dxa"/>
          </w:tcPr>
          <w:p w14:paraId="6361705B" w14:textId="77777777" w:rsidR="00BA6779" w:rsidRDefault="00BA6779" w:rsidP="00591C03">
            <w:pPr>
              <w:rPr>
                <w:rFonts w:ascii="Times New Roman" w:hAnsi="Times New Roman" w:cs="Times New Roman"/>
                <w:sz w:val="24"/>
                <w:szCs w:val="24"/>
              </w:rPr>
            </w:pPr>
            <w:r>
              <w:rPr>
                <w:rFonts w:ascii="Times New Roman" w:hAnsi="Times New Roman" w:cs="Times New Roman"/>
                <w:sz w:val="24"/>
                <w:szCs w:val="24"/>
              </w:rPr>
              <w:t>Project Manager</w:t>
            </w:r>
          </w:p>
          <w:p w14:paraId="2C203F08" w14:textId="77777777" w:rsidR="00BA6779" w:rsidRPr="00570061" w:rsidRDefault="00BA6779" w:rsidP="00591C03">
            <w:pPr>
              <w:rPr>
                <w:rFonts w:ascii="Times New Roman" w:hAnsi="Times New Roman" w:cs="Times New Roman"/>
                <w:sz w:val="24"/>
                <w:szCs w:val="24"/>
              </w:rPr>
            </w:pPr>
            <w:r>
              <w:rPr>
                <w:rFonts w:ascii="Times New Roman" w:hAnsi="Times New Roman" w:cs="Times New Roman"/>
                <w:sz w:val="24"/>
                <w:szCs w:val="24"/>
              </w:rPr>
              <w:t xml:space="preserve">Project Coordinator  </w:t>
            </w:r>
          </w:p>
        </w:tc>
      </w:tr>
    </w:tbl>
    <w:p w14:paraId="7867B4FF" w14:textId="77777777" w:rsidR="00BA6779" w:rsidRPr="00570061" w:rsidRDefault="00BA6779" w:rsidP="00BA6779">
      <w:pPr>
        <w:rPr>
          <w:sz w:val="24"/>
          <w:szCs w:val="24"/>
        </w:rPr>
      </w:pPr>
    </w:p>
    <w:tbl>
      <w:tblPr>
        <w:tblStyle w:val="TableGrid"/>
        <w:tblpPr w:leftFromText="180" w:rightFromText="180" w:vertAnchor="text" w:horzAnchor="margin" w:tblpXSpec="center" w:tblpY="210"/>
        <w:tblW w:w="9895" w:type="dxa"/>
        <w:tblLook w:val="04A0" w:firstRow="1" w:lastRow="0" w:firstColumn="1" w:lastColumn="0" w:noHBand="0" w:noVBand="1"/>
      </w:tblPr>
      <w:tblGrid>
        <w:gridCol w:w="2605"/>
        <w:gridCol w:w="7290"/>
      </w:tblGrid>
      <w:tr w:rsidR="00BA6779" w:rsidRPr="005B2D5F" w14:paraId="7C83D26A" w14:textId="77777777" w:rsidTr="00BA6779">
        <w:tc>
          <w:tcPr>
            <w:tcW w:w="2605" w:type="dxa"/>
          </w:tcPr>
          <w:p w14:paraId="768E4A6C" w14:textId="77777777" w:rsidR="00BA6779" w:rsidRPr="00D65DB4" w:rsidRDefault="00BA6779" w:rsidP="00BA6779">
            <w:pPr>
              <w:rPr>
                <w:rFonts w:ascii="Times New Roman" w:hAnsi="Times New Roman" w:cs="Times New Roman"/>
                <w:b/>
                <w:bCs/>
                <w:sz w:val="24"/>
                <w:szCs w:val="24"/>
              </w:rPr>
            </w:pPr>
            <w:r w:rsidRPr="00D65DB4">
              <w:rPr>
                <w:rFonts w:ascii="Times New Roman" w:hAnsi="Times New Roman" w:cs="Times New Roman"/>
                <w:b/>
                <w:bCs/>
                <w:sz w:val="24"/>
                <w:szCs w:val="24"/>
              </w:rPr>
              <w:t>Project Title</w:t>
            </w:r>
          </w:p>
        </w:tc>
        <w:tc>
          <w:tcPr>
            <w:tcW w:w="7290" w:type="dxa"/>
          </w:tcPr>
          <w:p w14:paraId="4BC9F843" w14:textId="77777777" w:rsidR="00BA6779" w:rsidRPr="00D65DB4" w:rsidRDefault="00BA6779" w:rsidP="00BA6779">
            <w:pPr>
              <w:jc w:val="center"/>
              <w:rPr>
                <w:rFonts w:ascii="Times New Roman" w:hAnsi="Times New Roman" w:cs="Times New Roman"/>
              </w:rPr>
            </w:pPr>
            <w:r w:rsidRPr="00D65DB4">
              <w:rPr>
                <w:rFonts w:ascii="Times New Roman" w:hAnsi="Times New Roman" w:cs="Times New Roman"/>
              </w:rPr>
              <w:t xml:space="preserve">DIGITAL LITERACY ENHANCEMENT PROGRAMME </w:t>
            </w:r>
          </w:p>
          <w:p w14:paraId="1E45F2E4" w14:textId="77777777" w:rsidR="00BA6779" w:rsidRPr="00D65DB4" w:rsidRDefault="00BA6779" w:rsidP="00BA6779">
            <w:pPr>
              <w:jc w:val="center"/>
              <w:rPr>
                <w:rFonts w:ascii="Times New Roman" w:hAnsi="Times New Roman" w:cs="Times New Roman"/>
                <w:b/>
                <w:bCs/>
              </w:rPr>
            </w:pPr>
            <w:r w:rsidRPr="00D65DB4">
              <w:rPr>
                <w:rFonts w:ascii="Times New Roman" w:hAnsi="Times New Roman" w:cs="Times New Roman"/>
              </w:rPr>
              <w:t>(In three clustered communities in the Savanah region of Ghana)</w:t>
            </w:r>
          </w:p>
        </w:tc>
      </w:tr>
      <w:tr w:rsidR="00BA6779" w:rsidRPr="005B2D5F" w14:paraId="36C8405E" w14:textId="77777777" w:rsidTr="00BA6779">
        <w:tc>
          <w:tcPr>
            <w:tcW w:w="2605" w:type="dxa"/>
          </w:tcPr>
          <w:p w14:paraId="682C388C" w14:textId="77777777" w:rsidR="00BA6779" w:rsidRPr="00D65DB4" w:rsidRDefault="00BA6779" w:rsidP="00BA6779">
            <w:pPr>
              <w:rPr>
                <w:rFonts w:ascii="Times New Roman" w:hAnsi="Times New Roman" w:cs="Times New Roman"/>
                <w:b/>
                <w:bCs/>
                <w:sz w:val="24"/>
                <w:szCs w:val="24"/>
              </w:rPr>
            </w:pPr>
            <w:r w:rsidRPr="00D65DB4">
              <w:rPr>
                <w:rFonts w:ascii="Times New Roman" w:hAnsi="Times New Roman" w:cs="Times New Roman"/>
                <w:b/>
                <w:bCs/>
                <w:sz w:val="24"/>
                <w:szCs w:val="24"/>
              </w:rPr>
              <w:t>Project Manager</w:t>
            </w:r>
          </w:p>
        </w:tc>
        <w:tc>
          <w:tcPr>
            <w:tcW w:w="7290" w:type="dxa"/>
          </w:tcPr>
          <w:p w14:paraId="03823F6F" w14:textId="77777777" w:rsidR="00BA6779" w:rsidRPr="00A20C0E" w:rsidRDefault="00BA6779" w:rsidP="00BA6779">
            <w:pPr>
              <w:jc w:val="center"/>
              <w:rPr>
                <w:rFonts w:ascii="Times New Roman" w:hAnsi="Times New Roman" w:cs="Times New Roman"/>
              </w:rPr>
            </w:pPr>
            <w:r>
              <w:rPr>
                <w:rFonts w:ascii="Times New Roman" w:hAnsi="Times New Roman" w:cs="Times New Roman"/>
              </w:rPr>
              <w:t>Mark Gumah</w:t>
            </w:r>
          </w:p>
        </w:tc>
      </w:tr>
      <w:tr w:rsidR="00BA6779" w:rsidRPr="005B2D5F" w14:paraId="0E892416" w14:textId="77777777" w:rsidTr="00BA6779">
        <w:tc>
          <w:tcPr>
            <w:tcW w:w="2605" w:type="dxa"/>
          </w:tcPr>
          <w:p w14:paraId="3B5A3515" w14:textId="77777777" w:rsidR="00BA6779" w:rsidRPr="00D65DB4" w:rsidRDefault="00BA6779" w:rsidP="00BA6779">
            <w:pPr>
              <w:rPr>
                <w:rFonts w:ascii="Times New Roman" w:hAnsi="Times New Roman" w:cs="Times New Roman"/>
                <w:b/>
                <w:bCs/>
                <w:sz w:val="24"/>
                <w:szCs w:val="24"/>
              </w:rPr>
            </w:pPr>
            <w:r w:rsidRPr="00D65DB4">
              <w:rPr>
                <w:rFonts w:ascii="Times New Roman" w:hAnsi="Times New Roman" w:cs="Times New Roman"/>
                <w:b/>
                <w:bCs/>
                <w:sz w:val="24"/>
                <w:szCs w:val="24"/>
              </w:rPr>
              <w:t>Project Sponsor</w:t>
            </w:r>
          </w:p>
        </w:tc>
        <w:tc>
          <w:tcPr>
            <w:tcW w:w="7290" w:type="dxa"/>
          </w:tcPr>
          <w:p w14:paraId="0EB345CB" w14:textId="77777777" w:rsidR="00BA6779" w:rsidRPr="00A20C0E" w:rsidRDefault="00BA6779" w:rsidP="00BA6779">
            <w:pPr>
              <w:jc w:val="center"/>
              <w:rPr>
                <w:rFonts w:ascii="Times New Roman" w:hAnsi="Times New Roman" w:cs="Times New Roman"/>
                <w:sz w:val="24"/>
                <w:szCs w:val="24"/>
              </w:rPr>
            </w:pPr>
            <w:r w:rsidRPr="00A20C0E">
              <w:rPr>
                <w:rFonts w:ascii="Times New Roman" w:hAnsi="Times New Roman" w:cs="Times New Roman"/>
                <w:sz w:val="24"/>
                <w:szCs w:val="24"/>
              </w:rPr>
              <w:t>AFAP</w:t>
            </w:r>
          </w:p>
        </w:tc>
      </w:tr>
      <w:tr w:rsidR="00BA6779" w:rsidRPr="005B2D5F" w14:paraId="24E274CB" w14:textId="77777777" w:rsidTr="00BA6779">
        <w:tc>
          <w:tcPr>
            <w:tcW w:w="2605" w:type="dxa"/>
          </w:tcPr>
          <w:p w14:paraId="3E3A2155" w14:textId="77777777" w:rsidR="00BA6779" w:rsidRPr="00D65DB4" w:rsidRDefault="00BA6779" w:rsidP="00BA6779">
            <w:pPr>
              <w:rPr>
                <w:rFonts w:ascii="Times New Roman" w:hAnsi="Times New Roman" w:cs="Times New Roman"/>
                <w:b/>
                <w:bCs/>
                <w:sz w:val="24"/>
                <w:szCs w:val="24"/>
              </w:rPr>
            </w:pPr>
            <w:r w:rsidRPr="00D65DB4">
              <w:rPr>
                <w:rFonts w:ascii="Times New Roman" w:hAnsi="Times New Roman" w:cs="Times New Roman"/>
                <w:b/>
                <w:bCs/>
                <w:sz w:val="24"/>
                <w:szCs w:val="24"/>
              </w:rPr>
              <w:t>Project Objectives</w:t>
            </w:r>
          </w:p>
        </w:tc>
        <w:tc>
          <w:tcPr>
            <w:tcW w:w="7290" w:type="dxa"/>
          </w:tcPr>
          <w:p w14:paraId="571D7C57" w14:textId="77777777" w:rsidR="00BA6779" w:rsidRDefault="00BA6779" w:rsidP="00BA6779">
            <w:pPr>
              <w:pStyle w:val="ListParagraph"/>
              <w:widowControl/>
              <w:numPr>
                <w:ilvl w:val="0"/>
                <w:numId w:val="28"/>
              </w:numPr>
              <w:autoSpaceDE/>
              <w:autoSpaceDN/>
              <w:rPr>
                <w:rFonts w:ascii="Times New Roman" w:hAnsi="Times New Roman" w:cs="Times New Roman"/>
              </w:rPr>
            </w:pPr>
            <w:r w:rsidRPr="003F46AD">
              <w:rPr>
                <w:rFonts w:ascii="Times New Roman" w:hAnsi="Times New Roman" w:cs="Times New Roman"/>
              </w:rPr>
              <w:t>Bridge the digital knowledge gap of students in these beneficiary communities</w:t>
            </w:r>
          </w:p>
          <w:p w14:paraId="2137F3DE" w14:textId="77777777" w:rsidR="00BA6779" w:rsidRPr="003F46AD" w:rsidRDefault="00BA6779" w:rsidP="00BA6779">
            <w:pPr>
              <w:pStyle w:val="ListParagraph"/>
              <w:widowControl/>
              <w:numPr>
                <w:ilvl w:val="0"/>
                <w:numId w:val="28"/>
              </w:numPr>
              <w:autoSpaceDE/>
              <w:autoSpaceDN/>
              <w:rPr>
                <w:rFonts w:ascii="Times New Roman" w:hAnsi="Times New Roman" w:cs="Times New Roman"/>
              </w:rPr>
            </w:pPr>
            <w:r w:rsidRPr="003F46AD">
              <w:rPr>
                <w:rFonts w:ascii="Times New Roman" w:hAnsi="Times New Roman" w:cs="Times New Roman"/>
              </w:rPr>
              <w:t>Empower students for creativity and innovation</w:t>
            </w:r>
          </w:p>
          <w:p w14:paraId="7A935274" w14:textId="77777777" w:rsidR="00BA6779" w:rsidRPr="003F46AD" w:rsidRDefault="00BA6779" w:rsidP="00BA6779">
            <w:pPr>
              <w:pStyle w:val="ListParagraph"/>
              <w:widowControl/>
              <w:numPr>
                <w:ilvl w:val="0"/>
                <w:numId w:val="28"/>
              </w:numPr>
              <w:autoSpaceDE/>
              <w:autoSpaceDN/>
              <w:rPr>
                <w:rFonts w:ascii="Times New Roman" w:hAnsi="Times New Roman" w:cs="Times New Roman"/>
              </w:rPr>
            </w:pPr>
            <w:r w:rsidRPr="003F46AD">
              <w:rPr>
                <w:rFonts w:ascii="Times New Roman" w:hAnsi="Times New Roman" w:cs="Times New Roman"/>
              </w:rPr>
              <w:t>Enhance their learning with the use of computers and online resources for these students.</w:t>
            </w:r>
          </w:p>
          <w:p w14:paraId="00CF1EEF" w14:textId="77777777" w:rsidR="00BA6779" w:rsidRPr="003F46AD" w:rsidRDefault="00BA6779" w:rsidP="00BA6779">
            <w:pPr>
              <w:pStyle w:val="ListParagraph"/>
              <w:widowControl/>
              <w:numPr>
                <w:ilvl w:val="0"/>
                <w:numId w:val="28"/>
              </w:numPr>
              <w:autoSpaceDE/>
              <w:autoSpaceDN/>
              <w:rPr>
                <w:rFonts w:ascii="Times New Roman" w:hAnsi="Times New Roman" w:cs="Times New Roman"/>
              </w:rPr>
            </w:pPr>
            <w:r w:rsidRPr="003F46AD">
              <w:rPr>
                <w:rFonts w:ascii="Times New Roman" w:hAnsi="Times New Roman" w:cs="Times New Roman"/>
              </w:rPr>
              <w:t>Foster digital inclusion and socio-economic empowerment, particularly for girls.</w:t>
            </w:r>
          </w:p>
        </w:tc>
      </w:tr>
      <w:tr w:rsidR="00BA6779" w:rsidRPr="005B2D5F" w14:paraId="688D986D" w14:textId="77777777" w:rsidTr="00BA6779">
        <w:tc>
          <w:tcPr>
            <w:tcW w:w="2605" w:type="dxa"/>
          </w:tcPr>
          <w:p w14:paraId="1EA74B8B" w14:textId="77777777" w:rsidR="00BA6779" w:rsidRPr="00D65DB4" w:rsidRDefault="00BA6779" w:rsidP="00BA6779">
            <w:pPr>
              <w:rPr>
                <w:rFonts w:ascii="Times New Roman" w:hAnsi="Times New Roman" w:cs="Times New Roman"/>
                <w:b/>
                <w:bCs/>
                <w:sz w:val="24"/>
                <w:szCs w:val="24"/>
              </w:rPr>
            </w:pPr>
            <w:r w:rsidRPr="00D65DB4">
              <w:rPr>
                <w:rFonts w:ascii="Times New Roman" w:hAnsi="Times New Roman" w:cs="Times New Roman"/>
                <w:b/>
                <w:bCs/>
                <w:sz w:val="24"/>
                <w:szCs w:val="24"/>
              </w:rPr>
              <w:t xml:space="preserve">Project Deliverables </w:t>
            </w:r>
          </w:p>
        </w:tc>
        <w:tc>
          <w:tcPr>
            <w:tcW w:w="7290" w:type="dxa"/>
          </w:tcPr>
          <w:p w14:paraId="1309D087" w14:textId="77777777" w:rsidR="00BA6779" w:rsidRDefault="00BA6779" w:rsidP="00BA6779">
            <w:pPr>
              <w:pStyle w:val="ListParagraph"/>
              <w:widowControl/>
              <w:numPr>
                <w:ilvl w:val="0"/>
                <w:numId w:val="29"/>
              </w:numPr>
              <w:autoSpaceDE/>
              <w:autoSpaceDN/>
              <w:jc w:val="center"/>
              <w:rPr>
                <w:rFonts w:ascii="Times New Roman" w:hAnsi="Times New Roman" w:cs="Times New Roman"/>
              </w:rPr>
            </w:pPr>
            <w:r w:rsidRPr="006F19B4">
              <w:rPr>
                <w:rFonts w:ascii="Times New Roman" w:hAnsi="Times New Roman" w:cs="Times New Roman"/>
              </w:rPr>
              <w:t>Establishment of a digital literacy lab</w:t>
            </w:r>
          </w:p>
          <w:p w14:paraId="7A918FA3" w14:textId="77777777" w:rsidR="00BA6779" w:rsidRDefault="00BA6779" w:rsidP="00BA6779">
            <w:pPr>
              <w:pStyle w:val="ListParagraph"/>
              <w:widowControl/>
              <w:numPr>
                <w:ilvl w:val="0"/>
                <w:numId w:val="29"/>
              </w:numPr>
              <w:autoSpaceDE/>
              <w:autoSpaceDN/>
              <w:jc w:val="center"/>
              <w:rPr>
                <w:rFonts w:ascii="Times New Roman" w:hAnsi="Times New Roman" w:cs="Times New Roman"/>
              </w:rPr>
            </w:pPr>
            <w:r>
              <w:rPr>
                <w:rFonts w:ascii="Times New Roman" w:hAnsi="Times New Roman" w:cs="Times New Roman"/>
              </w:rPr>
              <w:t xml:space="preserve">Training of </w:t>
            </w:r>
            <w:r w:rsidRPr="006F19B4">
              <w:rPr>
                <w:rFonts w:ascii="Times New Roman" w:hAnsi="Times New Roman" w:cs="Times New Roman"/>
              </w:rPr>
              <w:t>450 Students</w:t>
            </w:r>
            <w:r>
              <w:rPr>
                <w:rFonts w:ascii="Times New Roman" w:hAnsi="Times New Roman" w:cs="Times New Roman"/>
              </w:rPr>
              <w:t xml:space="preserve"> from three clustered communities.</w:t>
            </w:r>
          </w:p>
          <w:p w14:paraId="3D405870" w14:textId="77777777" w:rsidR="00BA6779" w:rsidRPr="00F92CFE" w:rsidRDefault="00BA6779" w:rsidP="00BA6779">
            <w:pPr>
              <w:pStyle w:val="ListParagraph"/>
              <w:widowControl/>
              <w:numPr>
                <w:ilvl w:val="0"/>
                <w:numId w:val="29"/>
              </w:numPr>
              <w:autoSpaceDE/>
              <w:autoSpaceDN/>
              <w:jc w:val="center"/>
              <w:rPr>
                <w:rFonts w:ascii="Times New Roman" w:hAnsi="Times New Roman" w:cs="Times New Roman"/>
              </w:rPr>
            </w:pPr>
            <w:r w:rsidRPr="00F92CFE">
              <w:rPr>
                <w:rFonts w:ascii="Times New Roman" w:hAnsi="Times New Roman" w:cs="Times New Roman"/>
              </w:rPr>
              <w:t>Enhance</w:t>
            </w:r>
            <w:r>
              <w:rPr>
                <w:rFonts w:ascii="Times New Roman" w:hAnsi="Times New Roman" w:cs="Times New Roman"/>
              </w:rPr>
              <w:t xml:space="preserve"> the</w:t>
            </w:r>
            <w:r w:rsidRPr="00F92CFE">
              <w:rPr>
                <w:rFonts w:ascii="Times New Roman" w:hAnsi="Times New Roman" w:cs="Times New Roman"/>
              </w:rPr>
              <w:t xml:space="preserve"> digital literacy and skills amongst JHS students.</w:t>
            </w:r>
          </w:p>
        </w:tc>
      </w:tr>
      <w:tr w:rsidR="00BA6779" w:rsidRPr="005B2D5F" w14:paraId="5696F28F" w14:textId="77777777" w:rsidTr="00BA6779">
        <w:tc>
          <w:tcPr>
            <w:tcW w:w="2605" w:type="dxa"/>
          </w:tcPr>
          <w:p w14:paraId="1B1D8257" w14:textId="77777777" w:rsidR="00BA6779" w:rsidRPr="00D65DB4" w:rsidRDefault="00BA6779" w:rsidP="00BA6779">
            <w:pPr>
              <w:rPr>
                <w:rFonts w:ascii="Times New Roman" w:hAnsi="Times New Roman" w:cs="Times New Roman"/>
                <w:b/>
                <w:bCs/>
                <w:sz w:val="24"/>
                <w:szCs w:val="24"/>
              </w:rPr>
            </w:pPr>
            <w:r w:rsidRPr="00D65DB4">
              <w:rPr>
                <w:rFonts w:ascii="Times New Roman" w:hAnsi="Times New Roman" w:cs="Times New Roman"/>
                <w:b/>
                <w:bCs/>
                <w:sz w:val="24"/>
                <w:szCs w:val="24"/>
              </w:rPr>
              <w:t>Project Milestones</w:t>
            </w:r>
          </w:p>
        </w:tc>
        <w:tc>
          <w:tcPr>
            <w:tcW w:w="7290" w:type="dxa"/>
          </w:tcPr>
          <w:p w14:paraId="561DF6EE" w14:textId="77777777" w:rsidR="00BA6779" w:rsidRPr="005B2D5F" w:rsidRDefault="00BA6779" w:rsidP="00BA6779">
            <w:pPr>
              <w:jc w:val="center"/>
              <w:rPr>
                <w:rFonts w:ascii="Times New Roman" w:hAnsi="Times New Roman" w:cs="Times New Roman"/>
                <w:sz w:val="24"/>
                <w:szCs w:val="24"/>
              </w:rPr>
            </w:pPr>
            <w:r>
              <w:rPr>
                <w:rFonts w:ascii="Times New Roman" w:hAnsi="Times New Roman" w:cs="Times New Roman"/>
                <w:sz w:val="24"/>
                <w:szCs w:val="24"/>
              </w:rPr>
              <w:t>Establishment, training, and implementation to be done within 12 months.</w:t>
            </w:r>
          </w:p>
        </w:tc>
      </w:tr>
      <w:tr w:rsidR="00BA6779" w:rsidRPr="005B2D5F" w14:paraId="6DCD8CC4" w14:textId="77777777" w:rsidTr="00BA6779">
        <w:tc>
          <w:tcPr>
            <w:tcW w:w="2605" w:type="dxa"/>
          </w:tcPr>
          <w:p w14:paraId="77E43994" w14:textId="77777777" w:rsidR="00BA6779" w:rsidRPr="00D65DB4" w:rsidRDefault="00BA6779" w:rsidP="00BA6779">
            <w:pPr>
              <w:rPr>
                <w:rFonts w:ascii="Times New Roman" w:hAnsi="Times New Roman" w:cs="Times New Roman"/>
                <w:b/>
                <w:bCs/>
                <w:sz w:val="24"/>
                <w:szCs w:val="24"/>
              </w:rPr>
            </w:pPr>
            <w:r w:rsidRPr="00D65DB4">
              <w:rPr>
                <w:rFonts w:ascii="Times New Roman" w:hAnsi="Times New Roman" w:cs="Times New Roman"/>
                <w:b/>
                <w:bCs/>
                <w:sz w:val="24"/>
                <w:szCs w:val="24"/>
              </w:rPr>
              <w:t>Project Constrains</w:t>
            </w:r>
          </w:p>
        </w:tc>
        <w:tc>
          <w:tcPr>
            <w:tcW w:w="7290" w:type="dxa"/>
          </w:tcPr>
          <w:p w14:paraId="0981D69C" w14:textId="77777777" w:rsidR="00BA6779" w:rsidRDefault="00BA6779" w:rsidP="00BA6779">
            <w:pPr>
              <w:jc w:val="center"/>
              <w:rPr>
                <w:rFonts w:ascii="Times New Roman" w:hAnsi="Times New Roman" w:cs="Times New Roman"/>
                <w:sz w:val="24"/>
                <w:szCs w:val="24"/>
              </w:rPr>
            </w:pPr>
            <w:r>
              <w:rPr>
                <w:rFonts w:ascii="Times New Roman" w:hAnsi="Times New Roman" w:cs="Times New Roman"/>
                <w:sz w:val="24"/>
                <w:szCs w:val="24"/>
              </w:rPr>
              <w:t>A budget of 40,000 USD</w:t>
            </w:r>
          </w:p>
          <w:p w14:paraId="5512CB41" w14:textId="77777777" w:rsidR="00BA6779" w:rsidRDefault="00BA6779" w:rsidP="00BA6779">
            <w:pPr>
              <w:jc w:val="center"/>
              <w:rPr>
                <w:rFonts w:ascii="Times New Roman" w:hAnsi="Times New Roman" w:cs="Times New Roman"/>
                <w:sz w:val="24"/>
                <w:szCs w:val="24"/>
              </w:rPr>
            </w:pPr>
            <w:r>
              <w:rPr>
                <w:rFonts w:ascii="Times New Roman" w:hAnsi="Times New Roman" w:cs="Times New Roman"/>
                <w:sz w:val="24"/>
                <w:szCs w:val="24"/>
              </w:rPr>
              <w:lastRenderedPageBreak/>
              <w:t>Smooth Internet access and connectivity.</w:t>
            </w:r>
          </w:p>
          <w:p w14:paraId="4D0C5960" w14:textId="77777777" w:rsidR="00BA6779" w:rsidRPr="005B2D5F" w:rsidRDefault="00BA6779" w:rsidP="00BA6779">
            <w:pPr>
              <w:jc w:val="center"/>
              <w:rPr>
                <w:rFonts w:ascii="Times New Roman" w:hAnsi="Times New Roman" w:cs="Times New Roman"/>
                <w:sz w:val="24"/>
                <w:szCs w:val="24"/>
              </w:rPr>
            </w:pPr>
            <w:r>
              <w:rPr>
                <w:rFonts w:ascii="Times New Roman" w:hAnsi="Times New Roman" w:cs="Times New Roman"/>
                <w:sz w:val="24"/>
                <w:szCs w:val="24"/>
              </w:rPr>
              <w:t>Cyber Security management</w:t>
            </w:r>
          </w:p>
        </w:tc>
      </w:tr>
      <w:tr w:rsidR="00BA6779" w:rsidRPr="005B2D5F" w14:paraId="546C3BC8" w14:textId="77777777" w:rsidTr="00BA6779">
        <w:tc>
          <w:tcPr>
            <w:tcW w:w="2605" w:type="dxa"/>
          </w:tcPr>
          <w:p w14:paraId="019E33B1" w14:textId="77777777" w:rsidR="00BA6779" w:rsidRPr="00D65DB4" w:rsidRDefault="00BA6779" w:rsidP="00BA6779">
            <w:pPr>
              <w:rPr>
                <w:rFonts w:ascii="Times New Roman" w:hAnsi="Times New Roman" w:cs="Times New Roman"/>
                <w:b/>
                <w:bCs/>
                <w:sz w:val="24"/>
                <w:szCs w:val="24"/>
              </w:rPr>
            </w:pPr>
            <w:r w:rsidRPr="00D65DB4">
              <w:rPr>
                <w:rFonts w:ascii="Times New Roman" w:hAnsi="Times New Roman" w:cs="Times New Roman"/>
                <w:b/>
                <w:bCs/>
                <w:sz w:val="24"/>
                <w:szCs w:val="24"/>
              </w:rPr>
              <w:lastRenderedPageBreak/>
              <w:t>Assumptions</w:t>
            </w:r>
          </w:p>
        </w:tc>
        <w:tc>
          <w:tcPr>
            <w:tcW w:w="7290" w:type="dxa"/>
          </w:tcPr>
          <w:p w14:paraId="2D31C3C6" w14:textId="77777777" w:rsidR="00BA6779" w:rsidRDefault="00BA6779" w:rsidP="00BA6779">
            <w:pPr>
              <w:jc w:val="center"/>
              <w:rPr>
                <w:rFonts w:ascii="Times New Roman" w:hAnsi="Times New Roman" w:cs="Times New Roman"/>
                <w:sz w:val="24"/>
                <w:szCs w:val="24"/>
              </w:rPr>
            </w:pPr>
            <w:r>
              <w:rPr>
                <w:rFonts w:ascii="Times New Roman" w:hAnsi="Times New Roman" w:cs="Times New Roman"/>
                <w:sz w:val="24"/>
                <w:szCs w:val="24"/>
              </w:rPr>
              <w:t>Full community participation and volunteerism</w:t>
            </w:r>
          </w:p>
          <w:p w14:paraId="69305ECA" w14:textId="77777777" w:rsidR="00BA6779" w:rsidRDefault="00BA6779" w:rsidP="00BA6779">
            <w:pPr>
              <w:jc w:val="center"/>
              <w:rPr>
                <w:rFonts w:ascii="Times New Roman" w:hAnsi="Times New Roman" w:cs="Times New Roman"/>
                <w:sz w:val="24"/>
                <w:szCs w:val="24"/>
              </w:rPr>
            </w:pPr>
            <w:r>
              <w:rPr>
                <w:rFonts w:ascii="Times New Roman" w:hAnsi="Times New Roman" w:cs="Times New Roman"/>
                <w:sz w:val="24"/>
                <w:szCs w:val="24"/>
              </w:rPr>
              <w:t>Timely delivery of Project deliverables.</w:t>
            </w:r>
          </w:p>
          <w:p w14:paraId="7FB16B3F" w14:textId="77777777" w:rsidR="00BA6779" w:rsidRPr="005B2D5F" w:rsidRDefault="00BA6779" w:rsidP="00BA6779">
            <w:pPr>
              <w:jc w:val="center"/>
              <w:rPr>
                <w:rFonts w:ascii="Times New Roman" w:hAnsi="Times New Roman" w:cs="Times New Roman"/>
                <w:sz w:val="24"/>
                <w:szCs w:val="24"/>
              </w:rPr>
            </w:pPr>
            <w:r>
              <w:rPr>
                <w:rFonts w:ascii="Times New Roman" w:hAnsi="Times New Roman" w:cs="Times New Roman"/>
                <w:sz w:val="24"/>
                <w:szCs w:val="24"/>
              </w:rPr>
              <w:t>Effective collaborations and partnerships.</w:t>
            </w:r>
          </w:p>
        </w:tc>
      </w:tr>
    </w:tbl>
    <w:p w14:paraId="3D979D3D" w14:textId="77777777" w:rsidR="00BA6779" w:rsidRPr="005B2D5F" w:rsidRDefault="00BA6779" w:rsidP="00BA6779">
      <w:pPr>
        <w:rPr>
          <w:b/>
          <w:bCs/>
          <w:sz w:val="24"/>
          <w:szCs w:val="24"/>
        </w:rPr>
      </w:pPr>
      <w:r w:rsidRPr="005B2D5F">
        <w:rPr>
          <w:b/>
          <w:bCs/>
          <w:sz w:val="24"/>
          <w:szCs w:val="24"/>
        </w:rPr>
        <w:t>PROJECT SCOPE</w:t>
      </w:r>
    </w:p>
    <w:p w14:paraId="1871EFF1" w14:textId="77777777" w:rsidR="00BA6779" w:rsidRDefault="00BA6779" w:rsidP="00BA6779">
      <w:pPr>
        <w:jc w:val="both"/>
        <w:rPr>
          <w:b/>
          <w:bCs/>
          <w:sz w:val="24"/>
          <w:szCs w:val="24"/>
        </w:rPr>
      </w:pPr>
    </w:p>
    <w:tbl>
      <w:tblPr>
        <w:tblStyle w:val="TableGrid"/>
        <w:tblpPr w:leftFromText="180" w:rightFromText="180" w:vertAnchor="text" w:horzAnchor="margin" w:tblpXSpec="center" w:tblpY="164"/>
        <w:tblW w:w="10080" w:type="dxa"/>
        <w:tblLook w:val="04A0" w:firstRow="1" w:lastRow="0" w:firstColumn="1" w:lastColumn="0" w:noHBand="0" w:noVBand="1"/>
      </w:tblPr>
      <w:tblGrid>
        <w:gridCol w:w="4860"/>
        <w:gridCol w:w="5220"/>
      </w:tblGrid>
      <w:tr w:rsidR="00BA6779" w:rsidRPr="005B2D5F" w14:paraId="3A33B4D6" w14:textId="77777777" w:rsidTr="00BA6779">
        <w:tc>
          <w:tcPr>
            <w:tcW w:w="4860" w:type="dxa"/>
          </w:tcPr>
          <w:p w14:paraId="24BE0118" w14:textId="77777777" w:rsidR="00BA6779" w:rsidRPr="005B2D5F" w:rsidRDefault="00BA6779" w:rsidP="00BA6779">
            <w:pPr>
              <w:jc w:val="both"/>
              <w:rPr>
                <w:rFonts w:ascii="Times New Roman" w:hAnsi="Times New Roman" w:cs="Times New Roman"/>
                <w:b/>
                <w:bCs/>
                <w:sz w:val="24"/>
                <w:szCs w:val="24"/>
              </w:rPr>
            </w:pPr>
            <w:r w:rsidRPr="005B2D5F">
              <w:rPr>
                <w:rFonts w:ascii="Times New Roman" w:hAnsi="Times New Roman" w:cs="Times New Roman"/>
                <w:b/>
                <w:bCs/>
                <w:sz w:val="24"/>
                <w:szCs w:val="24"/>
              </w:rPr>
              <w:t>PHASE</w:t>
            </w:r>
          </w:p>
        </w:tc>
        <w:tc>
          <w:tcPr>
            <w:tcW w:w="5220" w:type="dxa"/>
          </w:tcPr>
          <w:p w14:paraId="283CA932" w14:textId="77777777" w:rsidR="00BA6779" w:rsidRPr="005B2D5F" w:rsidRDefault="00BA6779" w:rsidP="00BA6779">
            <w:pPr>
              <w:jc w:val="both"/>
              <w:rPr>
                <w:rFonts w:ascii="Times New Roman" w:hAnsi="Times New Roman" w:cs="Times New Roman"/>
                <w:b/>
                <w:bCs/>
                <w:sz w:val="24"/>
                <w:szCs w:val="24"/>
              </w:rPr>
            </w:pPr>
            <w:r w:rsidRPr="005B2D5F">
              <w:rPr>
                <w:rFonts w:ascii="Times New Roman" w:hAnsi="Times New Roman" w:cs="Times New Roman"/>
                <w:b/>
                <w:bCs/>
                <w:sz w:val="24"/>
                <w:szCs w:val="24"/>
              </w:rPr>
              <w:t>TIMELINE</w:t>
            </w:r>
          </w:p>
        </w:tc>
      </w:tr>
      <w:tr w:rsidR="00BA6779" w:rsidRPr="005B2D5F" w14:paraId="512D8E84" w14:textId="77777777" w:rsidTr="00BA6779">
        <w:tc>
          <w:tcPr>
            <w:tcW w:w="4860" w:type="dxa"/>
          </w:tcPr>
          <w:p w14:paraId="6CAD4F21"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Phase one</w:t>
            </w:r>
          </w:p>
        </w:tc>
        <w:tc>
          <w:tcPr>
            <w:tcW w:w="5220" w:type="dxa"/>
          </w:tcPr>
          <w:p w14:paraId="4FC19993"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8 weeks</w:t>
            </w:r>
          </w:p>
        </w:tc>
      </w:tr>
      <w:tr w:rsidR="00BA6779" w:rsidRPr="005B2D5F" w14:paraId="7A207C81" w14:textId="77777777" w:rsidTr="00BA6779">
        <w:tc>
          <w:tcPr>
            <w:tcW w:w="4860" w:type="dxa"/>
          </w:tcPr>
          <w:p w14:paraId="5BC1504B"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Phase two</w:t>
            </w:r>
          </w:p>
        </w:tc>
        <w:tc>
          <w:tcPr>
            <w:tcW w:w="5220" w:type="dxa"/>
          </w:tcPr>
          <w:p w14:paraId="22322E21"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4 weeks</w:t>
            </w:r>
          </w:p>
        </w:tc>
      </w:tr>
      <w:tr w:rsidR="00BA6779" w:rsidRPr="005B2D5F" w14:paraId="25D20638" w14:textId="77777777" w:rsidTr="00BA6779">
        <w:tc>
          <w:tcPr>
            <w:tcW w:w="4860" w:type="dxa"/>
          </w:tcPr>
          <w:p w14:paraId="4B555CDF"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Phase three</w:t>
            </w:r>
          </w:p>
        </w:tc>
        <w:tc>
          <w:tcPr>
            <w:tcW w:w="5220" w:type="dxa"/>
          </w:tcPr>
          <w:p w14:paraId="24D8A22B"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24 weeks</w:t>
            </w:r>
          </w:p>
        </w:tc>
      </w:tr>
      <w:tr w:rsidR="00BA6779" w:rsidRPr="005B2D5F" w14:paraId="497F825A" w14:textId="77777777" w:rsidTr="00BA6779">
        <w:tc>
          <w:tcPr>
            <w:tcW w:w="4860" w:type="dxa"/>
          </w:tcPr>
          <w:p w14:paraId="05454779"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Phase four</w:t>
            </w:r>
          </w:p>
        </w:tc>
        <w:tc>
          <w:tcPr>
            <w:tcW w:w="5220" w:type="dxa"/>
          </w:tcPr>
          <w:p w14:paraId="4DD3981D"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12 weeks</w:t>
            </w:r>
          </w:p>
        </w:tc>
      </w:tr>
    </w:tbl>
    <w:p w14:paraId="660EBF60" w14:textId="77777777" w:rsidR="00BA6779" w:rsidRPr="005B2D5F" w:rsidRDefault="00BA6779" w:rsidP="00BA6779">
      <w:pPr>
        <w:jc w:val="both"/>
        <w:rPr>
          <w:b/>
          <w:bCs/>
          <w:sz w:val="24"/>
          <w:szCs w:val="24"/>
        </w:rPr>
      </w:pPr>
      <w:r w:rsidRPr="005B2D5F">
        <w:rPr>
          <w:b/>
          <w:bCs/>
          <w:sz w:val="24"/>
          <w:szCs w:val="24"/>
        </w:rPr>
        <w:t>PROJECT TIMELINE</w:t>
      </w:r>
    </w:p>
    <w:tbl>
      <w:tblPr>
        <w:tblStyle w:val="TableGrid"/>
        <w:tblpPr w:leftFromText="180" w:rightFromText="180" w:vertAnchor="text" w:horzAnchor="margin" w:tblpXSpec="center" w:tblpY="156"/>
        <w:tblW w:w="9990" w:type="dxa"/>
        <w:tblLook w:val="04A0" w:firstRow="1" w:lastRow="0" w:firstColumn="1" w:lastColumn="0" w:noHBand="0" w:noVBand="1"/>
      </w:tblPr>
      <w:tblGrid>
        <w:gridCol w:w="1550"/>
        <w:gridCol w:w="4168"/>
        <w:gridCol w:w="2695"/>
        <w:gridCol w:w="1577"/>
      </w:tblGrid>
      <w:tr w:rsidR="00BA6779" w:rsidRPr="005B2D5F" w14:paraId="1B135EE0" w14:textId="77777777" w:rsidTr="00BA6779">
        <w:trPr>
          <w:trHeight w:val="267"/>
        </w:trPr>
        <w:tc>
          <w:tcPr>
            <w:tcW w:w="1550" w:type="dxa"/>
          </w:tcPr>
          <w:p w14:paraId="4FA75A9F" w14:textId="77777777" w:rsidR="00BA6779" w:rsidRPr="005B2D5F" w:rsidRDefault="00BA6779" w:rsidP="00BA6779">
            <w:pPr>
              <w:jc w:val="both"/>
              <w:rPr>
                <w:rFonts w:ascii="Times New Roman" w:hAnsi="Times New Roman" w:cs="Times New Roman"/>
                <w:b/>
                <w:bCs/>
                <w:sz w:val="24"/>
                <w:szCs w:val="24"/>
              </w:rPr>
            </w:pPr>
            <w:r w:rsidRPr="005B2D5F">
              <w:rPr>
                <w:rFonts w:ascii="Times New Roman" w:hAnsi="Times New Roman" w:cs="Times New Roman"/>
                <w:b/>
                <w:bCs/>
                <w:sz w:val="24"/>
                <w:szCs w:val="24"/>
              </w:rPr>
              <w:t>RESOURCE</w:t>
            </w:r>
          </w:p>
        </w:tc>
        <w:tc>
          <w:tcPr>
            <w:tcW w:w="4168" w:type="dxa"/>
          </w:tcPr>
          <w:p w14:paraId="624C77A7" w14:textId="77777777" w:rsidR="00BA6779" w:rsidRPr="005B2D5F" w:rsidRDefault="00BA6779" w:rsidP="00BA6779">
            <w:pPr>
              <w:jc w:val="both"/>
              <w:rPr>
                <w:rFonts w:ascii="Times New Roman" w:hAnsi="Times New Roman" w:cs="Times New Roman"/>
                <w:b/>
                <w:bCs/>
                <w:sz w:val="24"/>
                <w:szCs w:val="24"/>
              </w:rPr>
            </w:pPr>
            <w:r w:rsidRPr="005B2D5F">
              <w:rPr>
                <w:rFonts w:ascii="Times New Roman" w:hAnsi="Times New Roman" w:cs="Times New Roman"/>
                <w:b/>
                <w:bCs/>
                <w:sz w:val="24"/>
                <w:szCs w:val="24"/>
              </w:rPr>
              <w:t>DESCRIPTION</w:t>
            </w:r>
          </w:p>
        </w:tc>
        <w:tc>
          <w:tcPr>
            <w:tcW w:w="2695" w:type="dxa"/>
          </w:tcPr>
          <w:p w14:paraId="2A971F1B" w14:textId="77777777" w:rsidR="00BA6779" w:rsidRPr="005B2D5F" w:rsidRDefault="00BA6779" w:rsidP="00BA6779">
            <w:pPr>
              <w:jc w:val="both"/>
              <w:rPr>
                <w:rFonts w:ascii="Times New Roman" w:hAnsi="Times New Roman" w:cs="Times New Roman"/>
                <w:b/>
                <w:bCs/>
                <w:sz w:val="24"/>
                <w:szCs w:val="24"/>
              </w:rPr>
            </w:pPr>
            <w:r w:rsidRPr="005B2D5F">
              <w:rPr>
                <w:rFonts w:ascii="Times New Roman" w:hAnsi="Times New Roman" w:cs="Times New Roman"/>
                <w:b/>
                <w:bCs/>
                <w:sz w:val="24"/>
                <w:szCs w:val="24"/>
              </w:rPr>
              <w:t>SOURCE</w:t>
            </w:r>
          </w:p>
        </w:tc>
        <w:tc>
          <w:tcPr>
            <w:tcW w:w="1577" w:type="dxa"/>
          </w:tcPr>
          <w:p w14:paraId="029115B2" w14:textId="77777777" w:rsidR="00BA6779" w:rsidRPr="005B2D5F" w:rsidRDefault="00BA6779" w:rsidP="00BA6779">
            <w:pPr>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p w14:paraId="12F9FAB3" w14:textId="77777777" w:rsidR="00BA6779" w:rsidRPr="005B2D5F" w:rsidRDefault="00BA6779" w:rsidP="00BA6779">
            <w:pPr>
              <w:jc w:val="both"/>
              <w:rPr>
                <w:rFonts w:ascii="Times New Roman" w:hAnsi="Times New Roman" w:cs="Times New Roman"/>
                <w:b/>
                <w:bCs/>
                <w:sz w:val="24"/>
                <w:szCs w:val="24"/>
              </w:rPr>
            </w:pPr>
            <w:r w:rsidRPr="005B2D5F">
              <w:rPr>
                <w:rFonts w:ascii="Times New Roman" w:hAnsi="Times New Roman" w:cs="Times New Roman"/>
                <w:b/>
                <w:bCs/>
                <w:sz w:val="24"/>
                <w:szCs w:val="24"/>
              </w:rPr>
              <w:t>AMOUNT</w:t>
            </w:r>
          </w:p>
        </w:tc>
      </w:tr>
      <w:tr w:rsidR="00BA6779" w:rsidRPr="005B2D5F" w14:paraId="08C81DC3" w14:textId="77777777" w:rsidTr="00BA6779">
        <w:trPr>
          <w:trHeight w:val="267"/>
        </w:trPr>
        <w:tc>
          <w:tcPr>
            <w:tcW w:w="1550" w:type="dxa"/>
          </w:tcPr>
          <w:p w14:paraId="512B8A8B"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Financial</w:t>
            </w:r>
          </w:p>
        </w:tc>
        <w:tc>
          <w:tcPr>
            <w:tcW w:w="4168" w:type="dxa"/>
          </w:tcPr>
          <w:p w14:paraId="0E6EE82A"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 xml:space="preserve">Capital for the establishment, implementation, monitoring and control of the project. </w:t>
            </w:r>
          </w:p>
        </w:tc>
        <w:tc>
          <w:tcPr>
            <w:tcW w:w="2695" w:type="dxa"/>
          </w:tcPr>
          <w:p w14:paraId="4FCD5BCA"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AFAP</w:t>
            </w:r>
          </w:p>
        </w:tc>
        <w:tc>
          <w:tcPr>
            <w:tcW w:w="1577" w:type="dxa"/>
          </w:tcPr>
          <w:p w14:paraId="144727A2"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40,000 USD</w:t>
            </w:r>
          </w:p>
        </w:tc>
      </w:tr>
      <w:tr w:rsidR="00BA6779" w:rsidRPr="005B2D5F" w14:paraId="5D3DFCDB" w14:textId="77777777" w:rsidTr="00BA6779">
        <w:trPr>
          <w:trHeight w:val="267"/>
        </w:trPr>
        <w:tc>
          <w:tcPr>
            <w:tcW w:w="1550" w:type="dxa"/>
          </w:tcPr>
          <w:p w14:paraId="002A8641"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Human</w:t>
            </w:r>
          </w:p>
        </w:tc>
        <w:tc>
          <w:tcPr>
            <w:tcW w:w="4168" w:type="dxa"/>
          </w:tcPr>
          <w:p w14:paraId="7A6D18DE" w14:textId="77777777" w:rsidR="00BA6779" w:rsidRPr="005B2D5F" w:rsidRDefault="00BA6779" w:rsidP="00BA6779">
            <w:pPr>
              <w:pStyle w:val="ListParagraph"/>
              <w:widowControl/>
              <w:numPr>
                <w:ilvl w:val="0"/>
                <w:numId w:val="13"/>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Staff of The Jesus Heart Project to work on the project.</w:t>
            </w:r>
          </w:p>
          <w:p w14:paraId="465FF1C3" w14:textId="77777777" w:rsidR="00BA6779" w:rsidRPr="005B2D5F" w:rsidRDefault="00BA6779" w:rsidP="00BA6779">
            <w:pPr>
              <w:pStyle w:val="ListParagraph"/>
              <w:widowControl/>
              <w:numPr>
                <w:ilvl w:val="0"/>
                <w:numId w:val="13"/>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Community Volunteers</w:t>
            </w:r>
          </w:p>
          <w:p w14:paraId="69CAAA77" w14:textId="77777777" w:rsidR="00BA6779" w:rsidRPr="005B2D5F" w:rsidRDefault="00BA6779" w:rsidP="00BA6779">
            <w:pPr>
              <w:pStyle w:val="ListParagraph"/>
              <w:widowControl/>
              <w:numPr>
                <w:ilvl w:val="0"/>
                <w:numId w:val="13"/>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Schools Teacher Representatives</w:t>
            </w:r>
          </w:p>
        </w:tc>
        <w:tc>
          <w:tcPr>
            <w:tcW w:w="2695" w:type="dxa"/>
          </w:tcPr>
          <w:p w14:paraId="1EFA9543"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The Jesus Heart Project</w:t>
            </w:r>
          </w:p>
          <w:p w14:paraId="0E3CF2C0" w14:textId="77777777" w:rsidR="00BA6779" w:rsidRPr="005B2D5F" w:rsidRDefault="00BA6779" w:rsidP="00BA6779">
            <w:pPr>
              <w:jc w:val="both"/>
              <w:rPr>
                <w:rFonts w:ascii="Times New Roman" w:hAnsi="Times New Roman" w:cs="Times New Roman"/>
                <w:sz w:val="24"/>
                <w:szCs w:val="24"/>
              </w:rPr>
            </w:pPr>
          </w:p>
          <w:p w14:paraId="53396732" w14:textId="77777777" w:rsidR="00BA6779" w:rsidRPr="005B2D5F" w:rsidRDefault="00BA6779" w:rsidP="00BA6779">
            <w:pPr>
              <w:jc w:val="both"/>
              <w:rPr>
                <w:rFonts w:ascii="Times New Roman" w:hAnsi="Times New Roman" w:cs="Times New Roman"/>
                <w:sz w:val="24"/>
                <w:szCs w:val="24"/>
              </w:rPr>
            </w:pPr>
          </w:p>
          <w:p w14:paraId="5C38D2E3" w14:textId="77777777" w:rsidR="00BA6779" w:rsidRPr="005B2D5F" w:rsidRDefault="00BA6779" w:rsidP="00BA6779">
            <w:pPr>
              <w:jc w:val="both"/>
              <w:rPr>
                <w:rFonts w:ascii="Times New Roman" w:hAnsi="Times New Roman" w:cs="Times New Roman"/>
                <w:sz w:val="24"/>
                <w:szCs w:val="24"/>
              </w:rPr>
            </w:pPr>
            <w:proofErr w:type="spellStart"/>
            <w:r w:rsidRPr="005B2D5F">
              <w:rPr>
                <w:rFonts w:ascii="Times New Roman" w:hAnsi="Times New Roman" w:cs="Times New Roman"/>
                <w:sz w:val="24"/>
                <w:szCs w:val="24"/>
              </w:rPr>
              <w:t>Sankpala</w:t>
            </w:r>
            <w:proofErr w:type="spellEnd"/>
            <w:r w:rsidRPr="005B2D5F">
              <w:rPr>
                <w:rFonts w:ascii="Times New Roman" w:hAnsi="Times New Roman" w:cs="Times New Roman"/>
                <w:sz w:val="24"/>
                <w:szCs w:val="24"/>
              </w:rPr>
              <w:t xml:space="preserve">, </w:t>
            </w:r>
            <w:proofErr w:type="spellStart"/>
            <w:r w:rsidRPr="005B2D5F">
              <w:rPr>
                <w:rFonts w:ascii="Times New Roman" w:hAnsi="Times New Roman" w:cs="Times New Roman"/>
                <w:sz w:val="24"/>
                <w:szCs w:val="24"/>
              </w:rPr>
              <w:t>Belamposo</w:t>
            </w:r>
            <w:proofErr w:type="spellEnd"/>
            <w:r w:rsidRPr="005B2D5F">
              <w:rPr>
                <w:rFonts w:ascii="Times New Roman" w:hAnsi="Times New Roman" w:cs="Times New Roman"/>
                <w:sz w:val="24"/>
                <w:szCs w:val="24"/>
              </w:rPr>
              <w:t xml:space="preserve"> </w:t>
            </w:r>
          </w:p>
          <w:p w14:paraId="0AFF339F" w14:textId="77777777" w:rsidR="00BA6779" w:rsidRPr="005B2D5F" w:rsidRDefault="00BA6779" w:rsidP="00BA6779">
            <w:pPr>
              <w:jc w:val="both"/>
              <w:rPr>
                <w:rFonts w:ascii="Times New Roman" w:hAnsi="Times New Roman" w:cs="Times New Roman"/>
                <w:sz w:val="24"/>
                <w:szCs w:val="24"/>
              </w:rPr>
            </w:pPr>
            <w:proofErr w:type="spellStart"/>
            <w:r w:rsidRPr="005B2D5F">
              <w:rPr>
                <w:rFonts w:ascii="Times New Roman" w:hAnsi="Times New Roman" w:cs="Times New Roman"/>
                <w:sz w:val="24"/>
                <w:szCs w:val="24"/>
              </w:rPr>
              <w:t>Wamgbon</w:t>
            </w:r>
            <w:proofErr w:type="spellEnd"/>
          </w:p>
          <w:p w14:paraId="7B6C167A" w14:textId="77777777" w:rsidR="00BA6779" w:rsidRPr="005B2D5F" w:rsidRDefault="00BA6779" w:rsidP="00BA6779">
            <w:pPr>
              <w:jc w:val="both"/>
              <w:rPr>
                <w:rFonts w:ascii="Times New Roman" w:hAnsi="Times New Roman" w:cs="Times New Roman"/>
                <w:sz w:val="24"/>
                <w:szCs w:val="24"/>
              </w:rPr>
            </w:pPr>
            <w:proofErr w:type="spellStart"/>
            <w:r w:rsidRPr="005B2D5F">
              <w:rPr>
                <w:rFonts w:ascii="Times New Roman" w:hAnsi="Times New Roman" w:cs="Times New Roman"/>
                <w:sz w:val="24"/>
                <w:szCs w:val="24"/>
              </w:rPr>
              <w:t>Sankpala</w:t>
            </w:r>
            <w:proofErr w:type="spellEnd"/>
            <w:r w:rsidRPr="005B2D5F">
              <w:rPr>
                <w:rFonts w:ascii="Times New Roman" w:hAnsi="Times New Roman" w:cs="Times New Roman"/>
                <w:sz w:val="24"/>
                <w:szCs w:val="24"/>
              </w:rPr>
              <w:t xml:space="preserve">, </w:t>
            </w:r>
            <w:proofErr w:type="spellStart"/>
            <w:r w:rsidRPr="005B2D5F">
              <w:rPr>
                <w:rFonts w:ascii="Times New Roman" w:hAnsi="Times New Roman" w:cs="Times New Roman"/>
                <w:sz w:val="24"/>
                <w:szCs w:val="24"/>
              </w:rPr>
              <w:t>Belamposo</w:t>
            </w:r>
            <w:proofErr w:type="spellEnd"/>
            <w:r w:rsidRPr="005B2D5F">
              <w:rPr>
                <w:rFonts w:ascii="Times New Roman" w:hAnsi="Times New Roman" w:cs="Times New Roman"/>
                <w:sz w:val="24"/>
                <w:szCs w:val="24"/>
              </w:rPr>
              <w:t xml:space="preserve"> </w:t>
            </w:r>
          </w:p>
          <w:p w14:paraId="7CA73D9A" w14:textId="77777777" w:rsidR="00BA6779" w:rsidRPr="005B2D5F" w:rsidRDefault="00BA6779" w:rsidP="00BA6779">
            <w:pPr>
              <w:jc w:val="both"/>
              <w:rPr>
                <w:rFonts w:ascii="Times New Roman" w:hAnsi="Times New Roman" w:cs="Times New Roman"/>
                <w:sz w:val="24"/>
                <w:szCs w:val="24"/>
              </w:rPr>
            </w:pPr>
            <w:proofErr w:type="spellStart"/>
            <w:r w:rsidRPr="005B2D5F">
              <w:rPr>
                <w:rFonts w:ascii="Times New Roman" w:hAnsi="Times New Roman" w:cs="Times New Roman"/>
                <w:sz w:val="24"/>
                <w:szCs w:val="24"/>
              </w:rPr>
              <w:t>Wamgbon</w:t>
            </w:r>
            <w:proofErr w:type="spellEnd"/>
          </w:p>
        </w:tc>
        <w:tc>
          <w:tcPr>
            <w:tcW w:w="1577" w:type="dxa"/>
          </w:tcPr>
          <w:p w14:paraId="36F343BE"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11</w:t>
            </w:r>
          </w:p>
          <w:p w14:paraId="2D7AA12C" w14:textId="77777777" w:rsidR="00BA6779" w:rsidRPr="005B2D5F" w:rsidRDefault="00BA6779" w:rsidP="00BA6779">
            <w:pPr>
              <w:jc w:val="both"/>
              <w:rPr>
                <w:rFonts w:ascii="Times New Roman" w:hAnsi="Times New Roman" w:cs="Times New Roman"/>
                <w:sz w:val="24"/>
                <w:szCs w:val="24"/>
              </w:rPr>
            </w:pPr>
          </w:p>
          <w:p w14:paraId="5485E3F5" w14:textId="77777777" w:rsidR="00BA6779" w:rsidRPr="005B2D5F" w:rsidRDefault="00BA6779" w:rsidP="00BA6779">
            <w:pPr>
              <w:jc w:val="both"/>
              <w:rPr>
                <w:rFonts w:ascii="Times New Roman" w:hAnsi="Times New Roman" w:cs="Times New Roman"/>
                <w:sz w:val="24"/>
                <w:szCs w:val="24"/>
              </w:rPr>
            </w:pPr>
          </w:p>
          <w:p w14:paraId="2F871914" w14:textId="77777777" w:rsidR="00BA6779" w:rsidRPr="005B2D5F" w:rsidRDefault="00BA6779" w:rsidP="00BA6779">
            <w:pPr>
              <w:jc w:val="both"/>
              <w:rPr>
                <w:rFonts w:ascii="Times New Roman" w:hAnsi="Times New Roman" w:cs="Times New Roman"/>
                <w:sz w:val="24"/>
                <w:szCs w:val="24"/>
              </w:rPr>
            </w:pPr>
          </w:p>
          <w:p w14:paraId="6CD9DD65"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6</w:t>
            </w:r>
          </w:p>
          <w:p w14:paraId="7D0F5051" w14:textId="77777777" w:rsidR="00BA6779" w:rsidRPr="005B2D5F" w:rsidRDefault="00BA6779" w:rsidP="00BA6779">
            <w:pPr>
              <w:jc w:val="both"/>
              <w:rPr>
                <w:rFonts w:ascii="Times New Roman" w:hAnsi="Times New Roman" w:cs="Times New Roman"/>
                <w:sz w:val="24"/>
                <w:szCs w:val="24"/>
              </w:rPr>
            </w:pPr>
          </w:p>
          <w:p w14:paraId="4F893188"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3</w:t>
            </w:r>
          </w:p>
        </w:tc>
      </w:tr>
      <w:tr w:rsidR="00BA6779" w:rsidRPr="005B2D5F" w14:paraId="52F36E1A" w14:textId="77777777" w:rsidTr="00BA6779">
        <w:trPr>
          <w:trHeight w:val="267"/>
        </w:trPr>
        <w:tc>
          <w:tcPr>
            <w:tcW w:w="1550" w:type="dxa"/>
          </w:tcPr>
          <w:p w14:paraId="2E1A3E38"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Material</w:t>
            </w:r>
          </w:p>
        </w:tc>
        <w:tc>
          <w:tcPr>
            <w:tcW w:w="4168" w:type="dxa"/>
          </w:tcPr>
          <w:p w14:paraId="3FD1A9F5" w14:textId="77777777" w:rsidR="00BA6779" w:rsidRPr="005B2D5F" w:rsidRDefault="00BA6779" w:rsidP="00BA6779">
            <w:pPr>
              <w:pStyle w:val="ListParagraph"/>
              <w:widowControl/>
              <w:numPr>
                <w:ilvl w:val="0"/>
                <w:numId w:val="14"/>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 xml:space="preserve">Computers and accessories  </w:t>
            </w:r>
          </w:p>
          <w:p w14:paraId="6971FE02" w14:textId="77777777" w:rsidR="00BA6779" w:rsidRPr="005B2D5F" w:rsidRDefault="00BA6779" w:rsidP="00BA6779">
            <w:pPr>
              <w:pStyle w:val="ListParagraph"/>
              <w:widowControl/>
              <w:numPr>
                <w:ilvl w:val="0"/>
                <w:numId w:val="14"/>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Laptops</w:t>
            </w:r>
          </w:p>
          <w:p w14:paraId="552A830B" w14:textId="77777777" w:rsidR="00BA6779" w:rsidRPr="005B2D5F" w:rsidRDefault="00BA6779" w:rsidP="00BA6779">
            <w:pPr>
              <w:pStyle w:val="ListParagraph"/>
              <w:widowControl/>
              <w:numPr>
                <w:ilvl w:val="0"/>
                <w:numId w:val="14"/>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Motorbikes</w:t>
            </w:r>
          </w:p>
          <w:p w14:paraId="5AF2218C" w14:textId="77777777" w:rsidR="00BA6779" w:rsidRPr="005B2D5F" w:rsidRDefault="00BA6779" w:rsidP="00BA6779">
            <w:pPr>
              <w:pStyle w:val="ListParagraph"/>
              <w:widowControl/>
              <w:numPr>
                <w:ilvl w:val="0"/>
                <w:numId w:val="14"/>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Uninterrupted power supply</w:t>
            </w:r>
          </w:p>
          <w:p w14:paraId="15FDEEEC" w14:textId="77777777" w:rsidR="00BA6779" w:rsidRPr="005B2D5F" w:rsidRDefault="00BA6779" w:rsidP="00BA6779">
            <w:pPr>
              <w:pStyle w:val="ListParagraph"/>
              <w:widowControl/>
              <w:numPr>
                <w:ilvl w:val="0"/>
                <w:numId w:val="14"/>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Furniture (tables and chairs)</w:t>
            </w:r>
          </w:p>
          <w:p w14:paraId="49C39F43" w14:textId="77777777" w:rsidR="00BA6779" w:rsidRPr="005B2D5F" w:rsidRDefault="00BA6779" w:rsidP="00BA6779">
            <w:pPr>
              <w:pStyle w:val="ListParagraph"/>
              <w:widowControl/>
              <w:numPr>
                <w:ilvl w:val="0"/>
                <w:numId w:val="14"/>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Fan</w:t>
            </w:r>
          </w:p>
          <w:p w14:paraId="70C1AAC6" w14:textId="77777777" w:rsidR="00BA6779" w:rsidRPr="005B2D5F" w:rsidRDefault="00BA6779" w:rsidP="00BA6779">
            <w:pPr>
              <w:pStyle w:val="ListParagraph"/>
              <w:widowControl/>
              <w:numPr>
                <w:ilvl w:val="0"/>
                <w:numId w:val="14"/>
              </w:numPr>
              <w:autoSpaceDE/>
              <w:autoSpaceDN/>
              <w:jc w:val="both"/>
              <w:rPr>
                <w:rFonts w:ascii="Times New Roman" w:hAnsi="Times New Roman" w:cs="Times New Roman"/>
                <w:sz w:val="24"/>
                <w:szCs w:val="24"/>
              </w:rPr>
            </w:pPr>
            <w:r w:rsidRPr="005B2D5F">
              <w:rPr>
                <w:rFonts w:ascii="Times New Roman" w:hAnsi="Times New Roman" w:cs="Times New Roman"/>
                <w:sz w:val="24"/>
                <w:szCs w:val="24"/>
              </w:rPr>
              <w:t>Refer to budget for more details.</w:t>
            </w:r>
          </w:p>
        </w:tc>
        <w:tc>
          <w:tcPr>
            <w:tcW w:w="2695" w:type="dxa"/>
          </w:tcPr>
          <w:p w14:paraId="50C15B2D" w14:textId="77777777" w:rsidR="00BA6779" w:rsidRPr="005B2D5F" w:rsidRDefault="00BA6779" w:rsidP="00BA6779">
            <w:pPr>
              <w:jc w:val="both"/>
              <w:rPr>
                <w:rFonts w:ascii="Times New Roman" w:hAnsi="Times New Roman" w:cs="Times New Roman"/>
                <w:sz w:val="24"/>
                <w:szCs w:val="24"/>
              </w:rPr>
            </w:pPr>
          </w:p>
          <w:p w14:paraId="24D3A0E5" w14:textId="77777777" w:rsidR="00BA6779" w:rsidRPr="005B2D5F" w:rsidRDefault="00BA6779" w:rsidP="00BA6779">
            <w:pPr>
              <w:jc w:val="both"/>
              <w:rPr>
                <w:rFonts w:ascii="Times New Roman" w:hAnsi="Times New Roman" w:cs="Times New Roman"/>
                <w:sz w:val="24"/>
                <w:szCs w:val="24"/>
              </w:rPr>
            </w:pPr>
          </w:p>
          <w:p w14:paraId="65D038F9" w14:textId="77777777" w:rsidR="00BA6779" w:rsidRPr="005B2D5F" w:rsidRDefault="00BA6779" w:rsidP="00BA6779">
            <w:pPr>
              <w:jc w:val="both"/>
              <w:rPr>
                <w:rFonts w:ascii="Times New Roman" w:hAnsi="Times New Roman" w:cs="Times New Roman"/>
                <w:sz w:val="24"/>
                <w:szCs w:val="24"/>
              </w:rPr>
            </w:pPr>
          </w:p>
          <w:p w14:paraId="002682C0" w14:textId="77777777" w:rsidR="00BA6779" w:rsidRPr="005B2D5F" w:rsidRDefault="00BA6779" w:rsidP="00BA6779">
            <w:pPr>
              <w:jc w:val="both"/>
              <w:rPr>
                <w:rFonts w:ascii="Times New Roman" w:hAnsi="Times New Roman" w:cs="Times New Roman"/>
                <w:sz w:val="24"/>
                <w:szCs w:val="24"/>
              </w:rPr>
            </w:pPr>
          </w:p>
          <w:p w14:paraId="6072AE81" w14:textId="77777777" w:rsidR="00BA6779" w:rsidRPr="005B2D5F" w:rsidRDefault="00BA6779" w:rsidP="00BA6779">
            <w:pPr>
              <w:jc w:val="both"/>
              <w:rPr>
                <w:rFonts w:ascii="Times New Roman" w:hAnsi="Times New Roman" w:cs="Times New Roman"/>
                <w:sz w:val="24"/>
                <w:szCs w:val="24"/>
              </w:rPr>
            </w:pPr>
          </w:p>
          <w:p w14:paraId="2A9D71E5"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AFAP</w:t>
            </w:r>
          </w:p>
        </w:tc>
        <w:tc>
          <w:tcPr>
            <w:tcW w:w="1577" w:type="dxa"/>
          </w:tcPr>
          <w:p w14:paraId="752716AF" w14:textId="77777777" w:rsidR="00BA6779" w:rsidRPr="005B2D5F" w:rsidRDefault="00BA6779" w:rsidP="00BA6779">
            <w:pPr>
              <w:jc w:val="both"/>
              <w:rPr>
                <w:rFonts w:ascii="Times New Roman" w:hAnsi="Times New Roman" w:cs="Times New Roman"/>
                <w:sz w:val="24"/>
                <w:szCs w:val="24"/>
              </w:rPr>
            </w:pPr>
          </w:p>
          <w:p w14:paraId="779E3620"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30</w:t>
            </w:r>
          </w:p>
          <w:p w14:paraId="0B8F61E3" w14:textId="77777777" w:rsidR="00BA6779" w:rsidRPr="005B2D5F" w:rsidRDefault="00BA6779" w:rsidP="00BA6779">
            <w:pPr>
              <w:jc w:val="both"/>
              <w:rPr>
                <w:rFonts w:ascii="Times New Roman" w:hAnsi="Times New Roman" w:cs="Times New Roman"/>
                <w:sz w:val="24"/>
                <w:szCs w:val="24"/>
              </w:rPr>
            </w:pPr>
          </w:p>
          <w:p w14:paraId="16AB0979"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2</w:t>
            </w:r>
          </w:p>
          <w:p w14:paraId="3A972FCA"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1</w:t>
            </w:r>
          </w:p>
          <w:p w14:paraId="55112123" w14:textId="77777777" w:rsidR="00BA6779" w:rsidRPr="005B2D5F" w:rsidRDefault="00BA6779" w:rsidP="00BA6779">
            <w:pPr>
              <w:jc w:val="both"/>
              <w:rPr>
                <w:rFonts w:ascii="Times New Roman" w:hAnsi="Times New Roman" w:cs="Times New Roman"/>
                <w:sz w:val="24"/>
                <w:szCs w:val="24"/>
              </w:rPr>
            </w:pPr>
          </w:p>
          <w:p w14:paraId="0D3123DE"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 xml:space="preserve">51 </w:t>
            </w:r>
          </w:p>
          <w:p w14:paraId="3139C18F" w14:textId="77777777" w:rsidR="00BA6779" w:rsidRPr="005B2D5F" w:rsidRDefault="00BA6779" w:rsidP="00BA6779">
            <w:pPr>
              <w:jc w:val="both"/>
              <w:rPr>
                <w:rFonts w:ascii="Times New Roman" w:hAnsi="Times New Roman" w:cs="Times New Roman"/>
                <w:sz w:val="24"/>
                <w:szCs w:val="24"/>
              </w:rPr>
            </w:pPr>
          </w:p>
          <w:p w14:paraId="0FC3507C" w14:textId="77777777" w:rsidR="00BA6779" w:rsidRPr="005B2D5F" w:rsidRDefault="00BA6779" w:rsidP="00BA6779">
            <w:pPr>
              <w:jc w:val="both"/>
              <w:rPr>
                <w:rFonts w:ascii="Times New Roman" w:hAnsi="Times New Roman" w:cs="Times New Roman"/>
                <w:sz w:val="24"/>
                <w:szCs w:val="24"/>
              </w:rPr>
            </w:pPr>
            <w:r w:rsidRPr="005B2D5F">
              <w:rPr>
                <w:rFonts w:ascii="Times New Roman" w:hAnsi="Times New Roman" w:cs="Times New Roman"/>
                <w:sz w:val="24"/>
                <w:szCs w:val="24"/>
              </w:rPr>
              <w:t>6</w:t>
            </w:r>
          </w:p>
        </w:tc>
      </w:tr>
      <w:tr w:rsidR="00BA6779" w:rsidRPr="005B2D5F" w14:paraId="01C6961E" w14:textId="77777777" w:rsidTr="00BA6779">
        <w:trPr>
          <w:trHeight w:val="267"/>
        </w:trPr>
        <w:tc>
          <w:tcPr>
            <w:tcW w:w="1550" w:type="dxa"/>
          </w:tcPr>
          <w:p w14:paraId="5FD3B91B" w14:textId="77777777" w:rsidR="00BA6779" w:rsidRPr="005B2D5F" w:rsidRDefault="00BA6779" w:rsidP="00BA6779">
            <w:pPr>
              <w:jc w:val="both"/>
              <w:rPr>
                <w:rFonts w:ascii="Times New Roman" w:hAnsi="Times New Roman" w:cs="Times New Roman"/>
                <w:sz w:val="24"/>
                <w:szCs w:val="24"/>
              </w:rPr>
            </w:pPr>
          </w:p>
        </w:tc>
        <w:tc>
          <w:tcPr>
            <w:tcW w:w="4168" w:type="dxa"/>
          </w:tcPr>
          <w:p w14:paraId="58711C98" w14:textId="77777777" w:rsidR="00BA6779" w:rsidRPr="005B2D5F" w:rsidRDefault="00BA6779" w:rsidP="00BA6779">
            <w:pPr>
              <w:jc w:val="both"/>
              <w:rPr>
                <w:rFonts w:ascii="Times New Roman" w:hAnsi="Times New Roman" w:cs="Times New Roman"/>
                <w:sz w:val="24"/>
                <w:szCs w:val="24"/>
              </w:rPr>
            </w:pPr>
          </w:p>
        </w:tc>
        <w:tc>
          <w:tcPr>
            <w:tcW w:w="2695" w:type="dxa"/>
          </w:tcPr>
          <w:p w14:paraId="0662E09E" w14:textId="77777777" w:rsidR="00BA6779" w:rsidRPr="005B2D5F" w:rsidRDefault="00BA6779" w:rsidP="00BA6779">
            <w:pPr>
              <w:jc w:val="both"/>
              <w:rPr>
                <w:rFonts w:ascii="Times New Roman" w:hAnsi="Times New Roman" w:cs="Times New Roman"/>
                <w:sz w:val="24"/>
                <w:szCs w:val="24"/>
              </w:rPr>
            </w:pPr>
          </w:p>
        </w:tc>
        <w:tc>
          <w:tcPr>
            <w:tcW w:w="1577" w:type="dxa"/>
          </w:tcPr>
          <w:p w14:paraId="1A4FC85F" w14:textId="77777777" w:rsidR="00BA6779" w:rsidRPr="005B2D5F" w:rsidRDefault="00BA6779" w:rsidP="00BA6779">
            <w:pPr>
              <w:jc w:val="both"/>
              <w:rPr>
                <w:rFonts w:ascii="Times New Roman" w:hAnsi="Times New Roman" w:cs="Times New Roman"/>
                <w:sz w:val="24"/>
                <w:szCs w:val="24"/>
              </w:rPr>
            </w:pPr>
          </w:p>
        </w:tc>
      </w:tr>
    </w:tbl>
    <w:p w14:paraId="74FC4752" w14:textId="77777777" w:rsidR="00BA6779" w:rsidRPr="005B2D5F" w:rsidRDefault="00BA6779" w:rsidP="00BA6779">
      <w:pPr>
        <w:jc w:val="both"/>
        <w:rPr>
          <w:sz w:val="24"/>
          <w:szCs w:val="24"/>
        </w:rPr>
      </w:pPr>
    </w:p>
    <w:p w14:paraId="0D490D5A" w14:textId="77777777" w:rsidR="00BA6779" w:rsidRPr="005B2D5F" w:rsidRDefault="00BA6779" w:rsidP="00BA6779">
      <w:pPr>
        <w:jc w:val="both"/>
        <w:rPr>
          <w:b/>
          <w:bCs/>
          <w:sz w:val="24"/>
          <w:szCs w:val="24"/>
        </w:rPr>
      </w:pPr>
      <w:r w:rsidRPr="005B2D5F">
        <w:rPr>
          <w:b/>
          <w:bCs/>
          <w:sz w:val="24"/>
          <w:szCs w:val="24"/>
        </w:rPr>
        <w:t>PROJECT RESOURCES</w:t>
      </w:r>
    </w:p>
    <w:p w14:paraId="183FDF90" w14:textId="77777777" w:rsidR="00BA6779" w:rsidRPr="005B2D5F" w:rsidRDefault="00BA6779" w:rsidP="00BA6779">
      <w:pPr>
        <w:jc w:val="both"/>
        <w:rPr>
          <w:sz w:val="24"/>
          <w:szCs w:val="24"/>
        </w:rPr>
      </w:pPr>
    </w:p>
    <w:p w14:paraId="6570580C" w14:textId="77777777" w:rsidR="00BA6779" w:rsidRPr="005B2D5F" w:rsidRDefault="00BA6779" w:rsidP="00BA6779">
      <w:pPr>
        <w:jc w:val="both"/>
        <w:rPr>
          <w:b/>
          <w:bCs/>
          <w:sz w:val="24"/>
          <w:szCs w:val="24"/>
        </w:rPr>
      </w:pPr>
      <w:r w:rsidRPr="005B2D5F">
        <w:rPr>
          <w:b/>
          <w:bCs/>
          <w:sz w:val="24"/>
          <w:szCs w:val="24"/>
        </w:rPr>
        <w:t>PROJECT BUDGET</w:t>
      </w:r>
    </w:p>
    <w:p w14:paraId="21EEC22B" w14:textId="77777777" w:rsidR="00BA6779" w:rsidRPr="005B2D5F" w:rsidRDefault="00BA6779" w:rsidP="00BA6779">
      <w:pPr>
        <w:jc w:val="both"/>
        <w:rPr>
          <w:b/>
          <w:bCs/>
          <w:sz w:val="24"/>
          <w:szCs w:val="24"/>
        </w:rPr>
      </w:pPr>
      <w:r w:rsidRPr="005B2D5F">
        <w:rPr>
          <w:b/>
          <w:bCs/>
          <w:sz w:val="24"/>
          <w:szCs w:val="24"/>
        </w:rPr>
        <w:t>DIGITAL LITERACY ENHANCEMENT LAB</w:t>
      </w:r>
    </w:p>
    <w:p w14:paraId="5F9B9E1F" w14:textId="77777777" w:rsidR="00BA6779" w:rsidRPr="005B2D5F" w:rsidRDefault="00BA6779" w:rsidP="00BA6779">
      <w:pPr>
        <w:jc w:val="both"/>
        <w:rPr>
          <w:b/>
          <w:bCs/>
          <w:sz w:val="24"/>
          <w:szCs w:val="24"/>
        </w:rPr>
      </w:pPr>
      <w:r w:rsidRPr="005B2D5F">
        <w:rPr>
          <w:b/>
          <w:bCs/>
          <w:sz w:val="24"/>
          <w:szCs w:val="24"/>
        </w:rPr>
        <w:t xml:space="preserve">Project Overview: </w:t>
      </w:r>
      <w:r w:rsidRPr="005B2D5F">
        <w:rPr>
          <w:sz w:val="24"/>
          <w:szCs w:val="24"/>
        </w:rPr>
        <w:t>Converting a single classroom block into a modern ICT center to accommodate 30 students with complete infrastructure, technology equipment, and supporting facilities.</w:t>
      </w:r>
    </w:p>
    <w:p w14:paraId="700DF56F" w14:textId="77777777" w:rsidR="00BA6779" w:rsidRPr="005B2D5F" w:rsidRDefault="00BA6779" w:rsidP="00BA6779">
      <w:pPr>
        <w:jc w:val="both"/>
        <w:rPr>
          <w:b/>
          <w:bCs/>
          <w:sz w:val="24"/>
          <w:szCs w:val="24"/>
        </w:rPr>
      </w:pPr>
      <w:r w:rsidRPr="005B2D5F">
        <w:rPr>
          <w:b/>
          <w:bCs/>
          <w:sz w:val="24"/>
          <w:szCs w:val="24"/>
        </w:rPr>
        <w:t>1. STRUCTURAL RENOVATIONS &amp; IMPROVEMENTS</w:t>
      </w:r>
    </w:p>
    <w:p w14:paraId="628D8BEC" w14:textId="77777777" w:rsidR="00BA6779" w:rsidRPr="005B2D5F" w:rsidRDefault="00BA6779" w:rsidP="00BA6779">
      <w:pPr>
        <w:jc w:val="both"/>
        <w:rPr>
          <w:b/>
          <w:bCs/>
          <w:sz w:val="24"/>
          <w:szCs w:val="24"/>
        </w:rPr>
      </w:pPr>
      <w:r w:rsidRPr="005B2D5F">
        <w:rPr>
          <w:b/>
          <w:bCs/>
          <w:sz w:val="24"/>
          <w:szCs w:val="24"/>
        </w:rPr>
        <w:t>1.1 Ceiling Installation</w:t>
      </w:r>
    </w:p>
    <w:tbl>
      <w:tblPr>
        <w:tblStyle w:val="TableGrid"/>
        <w:tblW w:w="10165" w:type="dxa"/>
        <w:tblInd w:w="-940" w:type="dxa"/>
        <w:tblLook w:val="04A0" w:firstRow="1" w:lastRow="0" w:firstColumn="1" w:lastColumn="0" w:noHBand="0" w:noVBand="1"/>
      </w:tblPr>
      <w:tblGrid>
        <w:gridCol w:w="4105"/>
        <w:gridCol w:w="1269"/>
        <w:gridCol w:w="1336"/>
        <w:gridCol w:w="3455"/>
      </w:tblGrid>
      <w:tr w:rsidR="00BA6779" w:rsidRPr="005B2D5F" w14:paraId="520DFD63" w14:textId="77777777" w:rsidTr="00BA6779">
        <w:tc>
          <w:tcPr>
            <w:tcW w:w="0" w:type="auto"/>
            <w:tcBorders>
              <w:top w:val="single" w:sz="4" w:space="0" w:color="auto"/>
              <w:left w:val="single" w:sz="4" w:space="0" w:color="auto"/>
              <w:bottom w:val="single" w:sz="4" w:space="0" w:color="auto"/>
              <w:right w:val="single" w:sz="4" w:space="0" w:color="auto"/>
            </w:tcBorders>
            <w:hideMark/>
          </w:tcPr>
          <w:p w14:paraId="6B3DCC73"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3CD95150"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78113583"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3455" w:type="dxa"/>
            <w:tcBorders>
              <w:top w:val="single" w:sz="4" w:space="0" w:color="auto"/>
              <w:left w:val="single" w:sz="4" w:space="0" w:color="auto"/>
              <w:bottom w:val="single" w:sz="4" w:space="0" w:color="auto"/>
              <w:right w:val="single" w:sz="4" w:space="0" w:color="auto"/>
            </w:tcBorders>
            <w:hideMark/>
          </w:tcPr>
          <w:p w14:paraId="473EDF6C"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2D2046D3" w14:textId="77777777" w:rsidTr="00BA6779">
        <w:tc>
          <w:tcPr>
            <w:tcW w:w="0" w:type="auto"/>
            <w:tcBorders>
              <w:top w:val="single" w:sz="4" w:space="0" w:color="auto"/>
              <w:left w:val="single" w:sz="4" w:space="0" w:color="auto"/>
              <w:bottom w:val="single" w:sz="4" w:space="0" w:color="auto"/>
              <w:right w:val="single" w:sz="4" w:space="0" w:color="auto"/>
            </w:tcBorders>
            <w:hideMark/>
          </w:tcPr>
          <w:p w14:paraId="7DBE9FE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Suspended ceiling tiles (2x2 ft)</w:t>
            </w:r>
          </w:p>
        </w:tc>
        <w:tc>
          <w:tcPr>
            <w:tcW w:w="0" w:type="auto"/>
            <w:tcBorders>
              <w:top w:val="single" w:sz="4" w:space="0" w:color="auto"/>
              <w:left w:val="single" w:sz="4" w:space="0" w:color="auto"/>
              <w:bottom w:val="single" w:sz="4" w:space="0" w:color="auto"/>
              <w:right w:val="single" w:sz="4" w:space="0" w:color="auto"/>
            </w:tcBorders>
            <w:hideMark/>
          </w:tcPr>
          <w:p w14:paraId="1509FC3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 tiles</w:t>
            </w:r>
          </w:p>
        </w:tc>
        <w:tc>
          <w:tcPr>
            <w:tcW w:w="0" w:type="auto"/>
            <w:tcBorders>
              <w:top w:val="single" w:sz="4" w:space="0" w:color="auto"/>
              <w:left w:val="single" w:sz="4" w:space="0" w:color="auto"/>
              <w:bottom w:val="single" w:sz="4" w:space="0" w:color="auto"/>
              <w:right w:val="single" w:sz="4" w:space="0" w:color="auto"/>
            </w:tcBorders>
            <w:hideMark/>
          </w:tcPr>
          <w:p w14:paraId="3B1DE84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$8.00</w:t>
            </w:r>
          </w:p>
        </w:tc>
        <w:tc>
          <w:tcPr>
            <w:tcW w:w="3455" w:type="dxa"/>
            <w:tcBorders>
              <w:top w:val="single" w:sz="4" w:space="0" w:color="auto"/>
              <w:left w:val="single" w:sz="4" w:space="0" w:color="auto"/>
              <w:bottom w:val="single" w:sz="4" w:space="0" w:color="auto"/>
              <w:right w:val="single" w:sz="4" w:space="0" w:color="auto"/>
            </w:tcBorders>
            <w:hideMark/>
          </w:tcPr>
          <w:p w14:paraId="0565CAC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w:t>
            </w:r>
          </w:p>
        </w:tc>
      </w:tr>
      <w:tr w:rsidR="00BA6779" w:rsidRPr="005B2D5F" w14:paraId="61E3CF59" w14:textId="77777777" w:rsidTr="00BA6779">
        <w:tc>
          <w:tcPr>
            <w:tcW w:w="0" w:type="auto"/>
            <w:tcBorders>
              <w:top w:val="single" w:sz="4" w:space="0" w:color="auto"/>
              <w:left w:val="single" w:sz="4" w:space="0" w:color="auto"/>
              <w:bottom w:val="single" w:sz="4" w:space="0" w:color="auto"/>
              <w:right w:val="single" w:sz="4" w:space="0" w:color="auto"/>
            </w:tcBorders>
            <w:hideMark/>
          </w:tcPr>
          <w:p w14:paraId="4A49D80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lastRenderedPageBreak/>
              <w:t>Ceiling grid framework (aluminum)</w:t>
            </w:r>
          </w:p>
        </w:tc>
        <w:tc>
          <w:tcPr>
            <w:tcW w:w="0" w:type="auto"/>
            <w:tcBorders>
              <w:top w:val="single" w:sz="4" w:space="0" w:color="auto"/>
              <w:left w:val="single" w:sz="4" w:space="0" w:color="auto"/>
              <w:bottom w:val="single" w:sz="4" w:space="0" w:color="auto"/>
              <w:right w:val="single" w:sz="4" w:space="0" w:color="auto"/>
            </w:tcBorders>
            <w:hideMark/>
          </w:tcPr>
          <w:p w14:paraId="0DF17A6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set</w:t>
            </w:r>
          </w:p>
        </w:tc>
        <w:tc>
          <w:tcPr>
            <w:tcW w:w="0" w:type="auto"/>
            <w:tcBorders>
              <w:top w:val="single" w:sz="4" w:space="0" w:color="auto"/>
              <w:left w:val="single" w:sz="4" w:space="0" w:color="auto"/>
              <w:bottom w:val="single" w:sz="4" w:space="0" w:color="auto"/>
              <w:right w:val="single" w:sz="4" w:space="0" w:color="auto"/>
            </w:tcBorders>
            <w:hideMark/>
          </w:tcPr>
          <w:p w14:paraId="03F1B6E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$400.00</w:t>
            </w:r>
          </w:p>
        </w:tc>
        <w:tc>
          <w:tcPr>
            <w:tcW w:w="3455" w:type="dxa"/>
            <w:tcBorders>
              <w:top w:val="single" w:sz="4" w:space="0" w:color="auto"/>
              <w:left w:val="single" w:sz="4" w:space="0" w:color="auto"/>
              <w:bottom w:val="single" w:sz="4" w:space="0" w:color="auto"/>
              <w:right w:val="single" w:sz="4" w:space="0" w:color="auto"/>
            </w:tcBorders>
            <w:hideMark/>
          </w:tcPr>
          <w:p w14:paraId="6B02B4E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$400</w:t>
            </w:r>
          </w:p>
        </w:tc>
      </w:tr>
      <w:tr w:rsidR="00BA6779" w:rsidRPr="005B2D5F" w14:paraId="0A120B1E" w14:textId="77777777" w:rsidTr="00BA6779">
        <w:tc>
          <w:tcPr>
            <w:tcW w:w="0" w:type="auto"/>
            <w:tcBorders>
              <w:top w:val="single" w:sz="4" w:space="0" w:color="auto"/>
              <w:left w:val="single" w:sz="4" w:space="0" w:color="auto"/>
              <w:bottom w:val="single" w:sz="4" w:space="0" w:color="auto"/>
              <w:right w:val="single" w:sz="4" w:space="0" w:color="auto"/>
            </w:tcBorders>
            <w:hideMark/>
          </w:tcPr>
          <w:p w14:paraId="7B966ED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Ceiling installation labor</w:t>
            </w:r>
          </w:p>
        </w:tc>
        <w:tc>
          <w:tcPr>
            <w:tcW w:w="0" w:type="auto"/>
            <w:tcBorders>
              <w:top w:val="single" w:sz="4" w:space="0" w:color="auto"/>
              <w:left w:val="single" w:sz="4" w:space="0" w:color="auto"/>
              <w:bottom w:val="single" w:sz="4" w:space="0" w:color="auto"/>
              <w:right w:val="single" w:sz="4" w:space="0" w:color="auto"/>
            </w:tcBorders>
            <w:hideMark/>
          </w:tcPr>
          <w:p w14:paraId="5527CC7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 days</w:t>
            </w:r>
          </w:p>
        </w:tc>
        <w:tc>
          <w:tcPr>
            <w:tcW w:w="0" w:type="auto"/>
            <w:tcBorders>
              <w:top w:val="single" w:sz="4" w:space="0" w:color="auto"/>
              <w:left w:val="single" w:sz="4" w:space="0" w:color="auto"/>
              <w:bottom w:val="single" w:sz="4" w:space="0" w:color="auto"/>
              <w:right w:val="single" w:sz="4" w:space="0" w:color="auto"/>
            </w:tcBorders>
            <w:hideMark/>
          </w:tcPr>
          <w:p w14:paraId="72DC6D8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$120.00</w:t>
            </w:r>
          </w:p>
        </w:tc>
        <w:tc>
          <w:tcPr>
            <w:tcW w:w="3455" w:type="dxa"/>
            <w:tcBorders>
              <w:top w:val="single" w:sz="4" w:space="0" w:color="auto"/>
              <w:left w:val="single" w:sz="4" w:space="0" w:color="auto"/>
              <w:bottom w:val="single" w:sz="4" w:space="0" w:color="auto"/>
              <w:right w:val="single" w:sz="4" w:space="0" w:color="auto"/>
            </w:tcBorders>
            <w:hideMark/>
          </w:tcPr>
          <w:p w14:paraId="0D622AD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$360</w:t>
            </w:r>
          </w:p>
        </w:tc>
      </w:tr>
      <w:tr w:rsidR="00BA6779" w:rsidRPr="005B2D5F" w14:paraId="3078A4BF" w14:textId="77777777" w:rsidTr="00BA6779">
        <w:tc>
          <w:tcPr>
            <w:tcW w:w="0" w:type="auto"/>
            <w:tcBorders>
              <w:top w:val="single" w:sz="4" w:space="0" w:color="auto"/>
              <w:left w:val="single" w:sz="4" w:space="0" w:color="auto"/>
              <w:bottom w:val="single" w:sz="4" w:space="0" w:color="auto"/>
              <w:right w:val="single" w:sz="4" w:space="0" w:color="auto"/>
            </w:tcBorders>
            <w:hideMark/>
          </w:tcPr>
          <w:p w14:paraId="71413A4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Ceiling</w:t>
            </w:r>
          </w:p>
        </w:tc>
        <w:tc>
          <w:tcPr>
            <w:tcW w:w="0" w:type="auto"/>
            <w:tcBorders>
              <w:top w:val="single" w:sz="4" w:space="0" w:color="auto"/>
              <w:left w:val="single" w:sz="4" w:space="0" w:color="auto"/>
              <w:bottom w:val="single" w:sz="4" w:space="0" w:color="auto"/>
              <w:right w:val="single" w:sz="4" w:space="0" w:color="auto"/>
            </w:tcBorders>
            <w:hideMark/>
          </w:tcPr>
          <w:p w14:paraId="6E661228"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5CD36A50"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3455" w:type="dxa"/>
            <w:tcBorders>
              <w:top w:val="single" w:sz="4" w:space="0" w:color="auto"/>
              <w:left w:val="single" w:sz="4" w:space="0" w:color="auto"/>
              <w:bottom w:val="single" w:sz="4" w:space="0" w:color="auto"/>
              <w:right w:val="single" w:sz="4" w:space="0" w:color="auto"/>
            </w:tcBorders>
            <w:hideMark/>
          </w:tcPr>
          <w:p w14:paraId="35A25A8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$1,960</w:t>
            </w:r>
          </w:p>
        </w:tc>
      </w:tr>
    </w:tbl>
    <w:p w14:paraId="1F54FED8" w14:textId="77777777" w:rsidR="00BA6779" w:rsidRPr="005B2D5F" w:rsidRDefault="00BA6779" w:rsidP="00BA6779">
      <w:pPr>
        <w:jc w:val="both"/>
        <w:rPr>
          <w:sz w:val="24"/>
          <w:szCs w:val="24"/>
        </w:rPr>
      </w:pPr>
    </w:p>
    <w:p w14:paraId="1AC15493" w14:textId="77777777" w:rsidR="00BA6779" w:rsidRPr="005B2D5F" w:rsidRDefault="00BA6779" w:rsidP="00BA6779">
      <w:pPr>
        <w:jc w:val="both"/>
        <w:rPr>
          <w:b/>
          <w:bCs/>
          <w:sz w:val="24"/>
          <w:szCs w:val="24"/>
        </w:rPr>
      </w:pPr>
      <w:r w:rsidRPr="005B2D5F">
        <w:rPr>
          <w:b/>
          <w:bCs/>
          <w:sz w:val="24"/>
          <w:szCs w:val="24"/>
        </w:rPr>
        <w:t>1.2 Painting &amp; Finishing</w:t>
      </w:r>
    </w:p>
    <w:tbl>
      <w:tblPr>
        <w:tblStyle w:val="TableGrid"/>
        <w:tblW w:w="10165" w:type="dxa"/>
        <w:tblInd w:w="-940" w:type="dxa"/>
        <w:tblLook w:val="04A0" w:firstRow="1" w:lastRow="0" w:firstColumn="1" w:lastColumn="0" w:noHBand="0" w:noVBand="1"/>
      </w:tblPr>
      <w:tblGrid>
        <w:gridCol w:w="4553"/>
        <w:gridCol w:w="1291"/>
        <w:gridCol w:w="1359"/>
        <w:gridCol w:w="2962"/>
      </w:tblGrid>
      <w:tr w:rsidR="00BA6779" w:rsidRPr="005B2D5F" w14:paraId="1D725542"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5D65669"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0ABDA6CE"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28B4EA34"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2962" w:type="dxa"/>
            <w:tcBorders>
              <w:top w:val="single" w:sz="4" w:space="0" w:color="auto"/>
              <w:left w:val="single" w:sz="4" w:space="0" w:color="auto"/>
              <w:bottom w:val="single" w:sz="4" w:space="0" w:color="auto"/>
              <w:right w:val="single" w:sz="4" w:space="0" w:color="auto"/>
            </w:tcBorders>
            <w:hideMark/>
          </w:tcPr>
          <w:p w14:paraId="3F899DAA"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2E146DE5"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63D77E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Interior wall paint (premium quality)</w:t>
            </w:r>
          </w:p>
        </w:tc>
        <w:tc>
          <w:tcPr>
            <w:tcW w:w="0" w:type="auto"/>
            <w:tcBorders>
              <w:top w:val="single" w:sz="4" w:space="0" w:color="auto"/>
              <w:left w:val="single" w:sz="4" w:space="0" w:color="auto"/>
              <w:bottom w:val="single" w:sz="4" w:space="0" w:color="auto"/>
              <w:right w:val="single" w:sz="4" w:space="0" w:color="auto"/>
            </w:tcBorders>
            <w:hideMark/>
          </w:tcPr>
          <w:p w14:paraId="3F2EACB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 gallons</w:t>
            </w:r>
          </w:p>
        </w:tc>
        <w:tc>
          <w:tcPr>
            <w:tcW w:w="0" w:type="auto"/>
            <w:tcBorders>
              <w:top w:val="single" w:sz="4" w:space="0" w:color="auto"/>
              <w:left w:val="single" w:sz="4" w:space="0" w:color="auto"/>
              <w:bottom w:val="single" w:sz="4" w:space="0" w:color="auto"/>
              <w:right w:val="single" w:sz="4" w:space="0" w:color="auto"/>
            </w:tcBorders>
            <w:hideMark/>
          </w:tcPr>
          <w:p w14:paraId="7CA4DEB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$35.00</w:t>
            </w:r>
          </w:p>
        </w:tc>
        <w:tc>
          <w:tcPr>
            <w:tcW w:w="2962" w:type="dxa"/>
            <w:tcBorders>
              <w:top w:val="single" w:sz="4" w:space="0" w:color="auto"/>
              <w:left w:val="single" w:sz="4" w:space="0" w:color="auto"/>
              <w:bottom w:val="single" w:sz="4" w:space="0" w:color="auto"/>
              <w:right w:val="single" w:sz="4" w:space="0" w:color="auto"/>
            </w:tcBorders>
            <w:hideMark/>
          </w:tcPr>
          <w:p w14:paraId="5C01047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$280</w:t>
            </w:r>
          </w:p>
        </w:tc>
      </w:tr>
      <w:tr w:rsidR="00BA6779" w:rsidRPr="005B2D5F" w14:paraId="1F06B0E6"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60C8B3E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Primer and sealers</w:t>
            </w:r>
          </w:p>
        </w:tc>
        <w:tc>
          <w:tcPr>
            <w:tcW w:w="0" w:type="auto"/>
            <w:tcBorders>
              <w:top w:val="single" w:sz="4" w:space="0" w:color="auto"/>
              <w:left w:val="single" w:sz="4" w:space="0" w:color="auto"/>
              <w:bottom w:val="single" w:sz="4" w:space="0" w:color="auto"/>
              <w:right w:val="single" w:sz="4" w:space="0" w:color="auto"/>
            </w:tcBorders>
            <w:hideMark/>
          </w:tcPr>
          <w:p w14:paraId="0EAB346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 gallons</w:t>
            </w:r>
          </w:p>
        </w:tc>
        <w:tc>
          <w:tcPr>
            <w:tcW w:w="0" w:type="auto"/>
            <w:tcBorders>
              <w:top w:val="single" w:sz="4" w:space="0" w:color="auto"/>
              <w:left w:val="single" w:sz="4" w:space="0" w:color="auto"/>
              <w:bottom w:val="single" w:sz="4" w:space="0" w:color="auto"/>
              <w:right w:val="single" w:sz="4" w:space="0" w:color="auto"/>
            </w:tcBorders>
            <w:hideMark/>
          </w:tcPr>
          <w:p w14:paraId="590570A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$25.00</w:t>
            </w:r>
          </w:p>
        </w:tc>
        <w:tc>
          <w:tcPr>
            <w:tcW w:w="2962" w:type="dxa"/>
            <w:tcBorders>
              <w:top w:val="single" w:sz="4" w:space="0" w:color="auto"/>
              <w:left w:val="single" w:sz="4" w:space="0" w:color="auto"/>
              <w:bottom w:val="single" w:sz="4" w:space="0" w:color="auto"/>
              <w:right w:val="single" w:sz="4" w:space="0" w:color="auto"/>
            </w:tcBorders>
            <w:hideMark/>
          </w:tcPr>
          <w:p w14:paraId="40BFF42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w:t>
            </w:r>
          </w:p>
        </w:tc>
      </w:tr>
      <w:tr w:rsidR="00BA6779" w:rsidRPr="005B2D5F" w14:paraId="414A125F"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5EBD1F8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Painting supplies (brushes, rollers, etc.)</w:t>
            </w:r>
          </w:p>
        </w:tc>
        <w:tc>
          <w:tcPr>
            <w:tcW w:w="0" w:type="auto"/>
            <w:tcBorders>
              <w:top w:val="single" w:sz="4" w:space="0" w:color="auto"/>
              <w:left w:val="single" w:sz="4" w:space="0" w:color="auto"/>
              <w:bottom w:val="single" w:sz="4" w:space="0" w:color="auto"/>
              <w:right w:val="single" w:sz="4" w:space="0" w:color="auto"/>
            </w:tcBorders>
            <w:hideMark/>
          </w:tcPr>
          <w:p w14:paraId="186F4BD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set</w:t>
            </w:r>
          </w:p>
        </w:tc>
        <w:tc>
          <w:tcPr>
            <w:tcW w:w="0" w:type="auto"/>
            <w:tcBorders>
              <w:top w:val="single" w:sz="4" w:space="0" w:color="auto"/>
              <w:left w:val="single" w:sz="4" w:space="0" w:color="auto"/>
              <w:bottom w:val="single" w:sz="4" w:space="0" w:color="auto"/>
              <w:right w:val="single" w:sz="4" w:space="0" w:color="auto"/>
            </w:tcBorders>
            <w:hideMark/>
          </w:tcPr>
          <w:p w14:paraId="00BC7F9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$80.00</w:t>
            </w:r>
          </w:p>
        </w:tc>
        <w:tc>
          <w:tcPr>
            <w:tcW w:w="2962" w:type="dxa"/>
            <w:tcBorders>
              <w:top w:val="single" w:sz="4" w:space="0" w:color="auto"/>
              <w:left w:val="single" w:sz="4" w:space="0" w:color="auto"/>
              <w:bottom w:val="single" w:sz="4" w:space="0" w:color="auto"/>
              <w:right w:val="single" w:sz="4" w:space="0" w:color="auto"/>
            </w:tcBorders>
            <w:hideMark/>
          </w:tcPr>
          <w:p w14:paraId="5A77CEE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$80</w:t>
            </w:r>
          </w:p>
        </w:tc>
      </w:tr>
      <w:tr w:rsidR="00BA6779" w:rsidRPr="005B2D5F" w14:paraId="4D7DEB90"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51AF954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Professional painting labor</w:t>
            </w:r>
          </w:p>
        </w:tc>
        <w:tc>
          <w:tcPr>
            <w:tcW w:w="0" w:type="auto"/>
            <w:tcBorders>
              <w:top w:val="single" w:sz="4" w:space="0" w:color="auto"/>
              <w:left w:val="single" w:sz="4" w:space="0" w:color="auto"/>
              <w:bottom w:val="single" w:sz="4" w:space="0" w:color="auto"/>
              <w:right w:val="single" w:sz="4" w:space="0" w:color="auto"/>
            </w:tcBorders>
            <w:hideMark/>
          </w:tcPr>
          <w:p w14:paraId="57FE018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 days</w:t>
            </w:r>
          </w:p>
        </w:tc>
        <w:tc>
          <w:tcPr>
            <w:tcW w:w="0" w:type="auto"/>
            <w:tcBorders>
              <w:top w:val="single" w:sz="4" w:space="0" w:color="auto"/>
              <w:left w:val="single" w:sz="4" w:space="0" w:color="auto"/>
              <w:bottom w:val="single" w:sz="4" w:space="0" w:color="auto"/>
              <w:right w:val="single" w:sz="4" w:space="0" w:color="auto"/>
            </w:tcBorders>
            <w:hideMark/>
          </w:tcPr>
          <w:p w14:paraId="468CADB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$100.00</w:t>
            </w:r>
          </w:p>
        </w:tc>
        <w:tc>
          <w:tcPr>
            <w:tcW w:w="2962" w:type="dxa"/>
            <w:tcBorders>
              <w:top w:val="single" w:sz="4" w:space="0" w:color="auto"/>
              <w:left w:val="single" w:sz="4" w:space="0" w:color="auto"/>
              <w:bottom w:val="single" w:sz="4" w:space="0" w:color="auto"/>
              <w:right w:val="single" w:sz="4" w:space="0" w:color="auto"/>
            </w:tcBorders>
            <w:hideMark/>
          </w:tcPr>
          <w:p w14:paraId="1DF14F5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$400</w:t>
            </w:r>
          </w:p>
        </w:tc>
      </w:tr>
      <w:tr w:rsidR="00BA6779" w:rsidRPr="005B2D5F" w14:paraId="3CA74427"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2C2D22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Painting</w:t>
            </w:r>
          </w:p>
        </w:tc>
        <w:tc>
          <w:tcPr>
            <w:tcW w:w="0" w:type="auto"/>
            <w:tcBorders>
              <w:top w:val="single" w:sz="4" w:space="0" w:color="auto"/>
              <w:left w:val="single" w:sz="4" w:space="0" w:color="auto"/>
              <w:bottom w:val="single" w:sz="4" w:space="0" w:color="auto"/>
              <w:right w:val="single" w:sz="4" w:space="0" w:color="auto"/>
            </w:tcBorders>
            <w:hideMark/>
          </w:tcPr>
          <w:p w14:paraId="3705BA2D"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71C4223E"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2962" w:type="dxa"/>
            <w:tcBorders>
              <w:top w:val="single" w:sz="4" w:space="0" w:color="auto"/>
              <w:left w:val="single" w:sz="4" w:space="0" w:color="auto"/>
              <w:bottom w:val="single" w:sz="4" w:space="0" w:color="auto"/>
              <w:right w:val="single" w:sz="4" w:space="0" w:color="auto"/>
            </w:tcBorders>
            <w:hideMark/>
          </w:tcPr>
          <w:p w14:paraId="0C6292D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$860</w:t>
            </w:r>
          </w:p>
        </w:tc>
      </w:tr>
    </w:tbl>
    <w:p w14:paraId="77EE590B" w14:textId="77777777" w:rsidR="00BA6779" w:rsidRPr="005B2D5F" w:rsidRDefault="00BA6779" w:rsidP="00BA6779">
      <w:pPr>
        <w:jc w:val="both"/>
        <w:rPr>
          <w:sz w:val="24"/>
          <w:szCs w:val="24"/>
        </w:rPr>
      </w:pPr>
    </w:p>
    <w:p w14:paraId="0DDAE2C6" w14:textId="77777777" w:rsidR="00BA6779" w:rsidRPr="005B2D5F" w:rsidRDefault="00BA6779" w:rsidP="00BA6779">
      <w:pPr>
        <w:jc w:val="both"/>
        <w:rPr>
          <w:b/>
          <w:bCs/>
          <w:sz w:val="24"/>
          <w:szCs w:val="24"/>
        </w:rPr>
      </w:pPr>
      <w:r w:rsidRPr="005B2D5F">
        <w:rPr>
          <w:b/>
          <w:bCs/>
          <w:sz w:val="24"/>
          <w:szCs w:val="24"/>
        </w:rPr>
        <w:t>2. ELECTRICAL SYSTEMS &amp; INFRASTRUCTURE</w:t>
      </w:r>
    </w:p>
    <w:p w14:paraId="213A8F70" w14:textId="77777777" w:rsidR="00BA6779" w:rsidRPr="005B2D5F" w:rsidRDefault="00BA6779" w:rsidP="00BA6779">
      <w:pPr>
        <w:jc w:val="both"/>
        <w:rPr>
          <w:b/>
          <w:bCs/>
          <w:sz w:val="24"/>
          <w:szCs w:val="24"/>
        </w:rPr>
      </w:pPr>
      <w:r w:rsidRPr="005B2D5F">
        <w:rPr>
          <w:b/>
          <w:bCs/>
          <w:sz w:val="24"/>
          <w:szCs w:val="24"/>
        </w:rPr>
        <w:t>2.1 Electrical Wiring &amp; Installation</w:t>
      </w:r>
    </w:p>
    <w:tbl>
      <w:tblPr>
        <w:tblStyle w:val="TableGrid"/>
        <w:tblW w:w="10165" w:type="dxa"/>
        <w:tblInd w:w="-940" w:type="dxa"/>
        <w:tblLook w:val="04A0" w:firstRow="1" w:lastRow="0" w:firstColumn="1" w:lastColumn="0" w:noHBand="0" w:noVBand="1"/>
      </w:tblPr>
      <w:tblGrid>
        <w:gridCol w:w="4179"/>
        <w:gridCol w:w="1296"/>
        <w:gridCol w:w="1364"/>
        <w:gridCol w:w="3326"/>
      </w:tblGrid>
      <w:tr w:rsidR="00BA6779" w:rsidRPr="005B2D5F" w14:paraId="23C790C8"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5E9D766E"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59D54362"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6586F63E"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3326" w:type="dxa"/>
            <w:tcBorders>
              <w:top w:val="single" w:sz="4" w:space="0" w:color="auto"/>
              <w:left w:val="single" w:sz="4" w:space="0" w:color="auto"/>
              <w:bottom w:val="single" w:sz="4" w:space="0" w:color="auto"/>
              <w:right w:val="single" w:sz="4" w:space="0" w:color="auto"/>
            </w:tcBorders>
            <w:hideMark/>
          </w:tcPr>
          <w:p w14:paraId="05A19B18"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7195064C"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3A0A10D0"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Electrical conduits and wiring</w:t>
            </w:r>
          </w:p>
        </w:tc>
        <w:tc>
          <w:tcPr>
            <w:tcW w:w="0" w:type="auto"/>
            <w:tcBorders>
              <w:top w:val="single" w:sz="4" w:space="0" w:color="auto"/>
              <w:left w:val="single" w:sz="4" w:space="0" w:color="auto"/>
              <w:bottom w:val="single" w:sz="4" w:space="0" w:color="auto"/>
              <w:right w:val="single" w:sz="4" w:space="0" w:color="auto"/>
            </w:tcBorders>
            <w:hideMark/>
          </w:tcPr>
          <w:p w14:paraId="2F33D25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500 ft</w:t>
            </w:r>
          </w:p>
        </w:tc>
        <w:tc>
          <w:tcPr>
            <w:tcW w:w="0" w:type="auto"/>
            <w:tcBorders>
              <w:top w:val="single" w:sz="4" w:space="0" w:color="auto"/>
              <w:left w:val="single" w:sz="4" w:space="0" w:color="auto"/>
              <w:bottom w:val="single" w:sz="4" w:space="0" w:color="auto"/>
              <w:right w:val="single" w:sz="4" w:space="0" w:color="auto"/>
            </w:tcBorders>
            <w:hideMark/>
          </w:tcPr>
          <w:p w14:paraId="7218C764"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$3.50</w:t>
            </w:r>
          </w:p>
        </w:tc>
        <w:tc>
          <w:tcPr>
            <w:tcW w:w="3326" w:type="dxa"/>
            <w:tcBorders>
              <w:top w:val="single" w:sz="4" w:space="0" w:color="auto"/>
              <w:left w:val="single" w:sz="4" w:space="0" w:color="auto"/>
              <w:bottom w:val="single" w:sz="4" w:space="0" w:color="auto"/>
              <w:right w:val="single" w:sz="4" w:space="0" w:color="auto"/>
            </w:tcBorders>
            <w:hideMark/>
          </w:tcPr>
          <w:p w14:paraId="3BA6303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$1,750</w:t>
            </w:r>
          </w:p>
        </w:tc>
      </w:tr>
      <w:tr w:rsidR="00BA6779" w:rsidRPr="005B2D5F" w14:paraId="11801ECA"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D1F7AA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Electrical outlets (duplex)</w:t>
            </w:r>
          </w:p>
        </w:tc>
        <w:tc>
          <w:tcPr>
            <w:tcW w:w="0" w:type="auto"/>
            <w:tcBorders>
              <w:top w:val="single" w:sz="4" w:space="0" w:color="auto"/>
              <w:left w:val="single" w:sz="4" w:space="0" w:color="auto"/>
              <w:bottom w:val="single" w:sz="4" w:space="0" w:color="auto"/>
              <w:right w:val="single" w:sz="4" w:space="0" w:color="auto"/>
            </w:tcBorders>
            <w:hideMark/>
          </w:tcPr>
          <w:p w14:paraId="3BB1725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20 units</w:t>
            </w:r>
          </w:p>
        </w:tc>
        <w:tc>
          <w:tcPr>
            <w:tcW w:w="0" w:type="auto"/>
            <w:tcBorders>
              <w:top w:val="single" w:sz="4" w:space="0" w:color="auto"/>
              <w:left w:val="single" w:sz="4" w:space="0" w:color="auto"/>
              <w:bottom w:val="single" w:sz="4" w:space="0" w:color="auto"/>
              <w:right w:val="single" w:sz="4" w:space="0" w:color="auto"/>
            </w:tcBorders>
            <w:hideMark/>
          </w:tcPr>
          <w:p w14:paraId="217C88C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$15.00</w:t>
            </w:r>
          </w:p>
        </w:tc>
        <w:tc>
          <w:tcPr>
            <w:tcW w:w="3326" w:type="dxa"/>
            <w:tcBorders>
              <w:top w:val="single" w:sz="4" w:space="0" w:color="auto"/>
              <w:left w:val="single" w:sz="4" w:space="0" w:color="auto"/>
              <w:bottom w:val="single" w:sz="4" w:space="0" w:color="auto"/>
              <w:right w:val="single" w:sz="4" w:space="0" w:color="auto"/>
            </w:tcBorders>
            <w:hideMark/>
          </w:tcPr>
          <w:p w14:paraId="419879A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$300</w:t>
            </w:r>
          </w:p>
        </w:tc>
      </w:tr>
      <w:tr w:rsidR="00BA6779" w:rsidRPr="005B2D5F" w14:paraId="16CE1AC0"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B29EF6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Circuit breakers and panel upgrades</w:t>
            </w:r>
          </w:p>
        </w:tc>
        <w:tc>
          <w:tcPr>
            <w:tcW w:w="0" w:type="auto"/>
            <w:tcBorders>
              <w:top w:val="single" w:sz="4" w:space="0" w:color="auto"/>
              <w:left w:val="single" w:sz="4" w:space="0" w:color="auto"/>
              <w:bottom w:val="single" w:sz="4" w:space="0" w:color="auto"/>
              <w:right w:val="single" w:sz="4" w:space="0" w:color="auto"/>
            </w:tcBorders>
            <w:hideMark/>
          </w:tcPr>
          <w:p w14:paraId="12D2B304"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set</w:t>
            </w:r>
          </w:p>
        </w:tc>
        <w:tc>
          <w:tcPr>
            <w:tcW w:w="0" w:type="auto"/>
            <w:tcBorders>
              <w:top w:val="single" w:sz="4" w:space="0" w:color="auto"/>
              <w:left w:val="single" w:sz="4" w:space="0" w:color="auto"/>
              <w:bottom w:val="single" w:sz="4" w:space="0" w:color="auto"/>
              <w:right w:val="single" w:sz="4" w:space="0" w:color="auto"/>
            </w:tcBorders>
            <w:hideMark/>
          </w:tcPr>
          <w:p w14:paraId="382A5D8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$300.00</w:t>
            </w:r>
          </w:p>
        </w:tc>
        <w:tc>
          <w:tcPr>
            <w:tcW w:w="3326" w:type="dxa"/>
            <w:tcBorders>
              <w:top w:val="single" w:sz="4" w:space="0" w:color="auto"/>
              <w:left w:val="single" w:sz="4" w:space="0" w:color="auto"/>
              <w:bottom w:val="single" w:sz="4" w:space="0" w:color="auto"/>
              <w:right w:val="single" w:sz="4" w:space="0" w:color="auto"/>
            </w:tcBorders>
            <w:hideMark/>
          </w:tcPr>
          <w:p w14:paraId="4C529294"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$300</w:t>
            </w:r>
          </w:p>
        </w:tc>
      </w:tr>
      <w:tr w:rsidR="00BA6779" w:rsidRPr="005B2D5F" w14:paraId="106C61FB"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BE4E93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Light fixtures (LED)</w:t>
            </w:r>
          </w:p>
        </w:tc>
        <w:tc>
          <w:tcPr>
            <w:tcW w:w="0" w:type="auto"/>
            <w:tcBorders>
              <w:top w:val="single" w:sz="4" w:space="0" w:color="auto"/>
              <w:left w:val="single" w:sz="4" w:space="0" w:color="auto"/>
              <w:bottom w:val="single" w:sz="4" w:space="0" w:color="auto"/>
              <w:right w:val="single" w:sz="4" w:space="0" w:color="auto"/>
            </w:tcBorders>
            <w:hideMark/>
          </w:tcPr>
          <w:p w14:paraId="17D3453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 units</w:t>
            </w:r>
          </w:p>
        </w:tc>
        <w:tc>
          <w:tcPr>
            <w:tcW w:w="0" w:type="auto"/>
            <w:tcBorders>
              <w:top w:val="single" w:sz="4" w:space="0" w:color="auto"/>
              <w:left w:val="single" w:sz="4" w:space="0" w:color="auto"/>
              <w:bottom w:val="single" w:sz="4" w:space="0" w:color="auto"/>
              <w:right w:val="single" w:sz="4" w:space="0" w:color="auto"/>
            </w:tcBorders>
            <w:hideMark/>
          </w:tcPr>
          <w:p w14:paraId="1F13E471"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$45.00</w:t>
            </w:r>
          </w:p>
        </w:tc>
        <w:tc>
          <w:tcPr>
            <w:tcW w:w="3326" w:type="dxa"/>
            <w:tcBorders>
              <w:top w:val="single" w:sz="4" w:space="0" w:color="auto"/>
              <w:left w:val="single" w:sz="4" w:space="0" w:color="auto"/>
              <w:bottom w:val="single" w:sz="4" w:space="0" w:color="auto"/>
              <w:right w:val="single" w:sz="4" w:space="0" w:color="auto"/>
            </w:tcBorders>
            <w:hideMark/>
          </w:tcPr>
          <w:p w14:paraId="592F8E21"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$540</w:t>
            </w:r>
          </w:p>
        </w:tc>
      </w:tr>
      <w:tr w:rsidR="00BA6779" w:rsidRPr="005B2D5F" w14:paraId="0C6EBC29"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28F7936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Electrical switches</w:t>
            </w:r>
          </w:p>
        </w:tc>
        <w:tc>
          <w:tcPr>
            <w:tcW w:w="0" w:type="auto"/>
            <w:tcBorders>
              <w:top w:val="single" w:sz="4" w:space="0" w:color="auto"/>
              <w:left w:val="single" w:sz="4" w:space="0" w:color="auto"/>
              <w:bottom w:val="single" w:sz="4" w:space="0" w:color="auto"/>
              <w:right w:val="single" w:sz="4" w:space="0" w:color="auto"/>
            </w:tcBorders>
            <w:hideMark/>
          </w:tcPr>
          <w:p w14:paraId="3CDFB41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 units</w:t>
            </w:r>
          </w:p>
        </w:tc>
        <w:tc>
          <w:tcPr>
            <w:tcW w:w="0" w:type="auto"/>
            <w:tcBorders>
              <w:top w:val="single" w:sz="4" w:space="0" w:color="auto"/>
              <w:left w:val="single" w:sz="4" w:space="0" w:color="auto"/>
              <w:bottom w:val="single" w:sz="4" w:space="0" w:color="auto"/>
              <w:right w:val="single" w:sz="4" w:space="0" w:color="auto"/>
            </w:tcBorders>
            <w:hideMark/>
          </w:tcPr>
          <w:p w14:paraId="6D0D652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w:t>
            </w:r>
          </w:p>
        </w:tc>
        <w:tc>
          <w:tcPr>
            <w:tcW w:w="3326" w:type="dxa"/>
            <w:tcBorders>
              <w:top w:val="single" w:sz="4" w:space="0" w:color="auto"/>
              <w:left w:val="single" w:sz="4" w:space="0" w:color="auto"/>
              <w:bottom w:val="single" w:sz="4" w:space="0" w:color="auto"/>
              <w:right w:val="single" w:sz="4" w:space="0" w:color="auto"/>
            </w:tcBorders>
            <w:hideMark/>
          </w:tcPr>
          <w:p w14:paraId="35EE2784"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$96</w:t>
            </w:r>
          </w:p>
        </w:tc>
      </w:tr>
      <w:tr w:rsidR="00BA6779" w:rsidRPr="005B2D5F" w14:paraId="32A09BB6"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F35362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Licensed electrician labor</w:t>
            </w:r>
          </w:p>
        </w:tc>
        <w:tc>
          <w:tcPr>
            <w:tcW w:w="0" w:type="auto"/>
            <w:tcBorders>
              <w:top w:val="single" w:sz="4" w:space="0" w:color="auto"/>
              <w:left w:val="single" w:sz="4" w:space="0" w:color="auto"/>
              <w:bottom w:val="single" w:sz="4" w:space="0" w:color="auto"/>
              <w:right w:val="single" w:sz="4" w:space="0" w:color="auto"/>
            </w:tcBorders>
            <w:hideMark/>
          </w:tcPr>
          <w:p w14:paraId="076A638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5 days</w:t>
            </w:r>
          </w:p>
        </w:tc>
        <w:tc>
          <w:tcPr>
            <w:tcW w:w="0" w:type="auto"/>
            <w:tcBorders>
              <w:top w:val="single" w:sz="4" w:space="0" w:color="auto"/>
              <w:left w:val="single" w:sz="4" w:space="0" w:color="auto"/>
              <w:bottom w:val="single" w:sz="4" w:space="0" w:color="auto"/>
              <w:right w:val="single" w:sz="4" w:space="0" w:color="auto"/>
            </w:tcBorders>
            <w:hideMark/>
          </w:tcPr>
          <w:p w14:paraId="1779468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$150.00</w:t>
            </w:r>
          </w:p>
        </w:tc>
        <w:tc>
          <w:tcPr>
            <w:tcW w:w="3326" w:type="dxa"/>
            <w:tcBorders>
              <w:top w:val="single" w:sz="4" w:space="0" w:color="auto"/>
              <w:left w:val="single" w:sz="4" w:space="0" w:color="auto"/>
              <w:bottom w:val="single" w:sz="4" w:space="0" w:color="auto"/>
              <w:right w:val="single" w:sz="4" w:space="0" w:color="auto"/>
            </w:tcBorders>
            <w:hideMark/>
          </w:tcPr>
          <w:p w14:paraId="2294698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$750</w:t>
            </w:r>
          </w:p>
        </w:tc>
      </w:tr>
      <w:tr w:rsidR="00BA6779" w:rsidRPr="005B2D5F" w14:paraId="597ACBBC"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568255C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Electrical</w:t>
            </w:r>
          </w:p>
        </w:tc>
        <w:tc>
          <w:tcPr>
            <w:tcW w:w="0" w:type="auto"/>
            <w:tcBorders>
              <w:top w:val="single" w:sz="4" w:space="0" w:color="auto"/>
              <w:left w:val="single" w:sz="4" w:space="0" w:color="auto"/>
              <w:bottom w:val="single" w:sz="4" w:space="0" w:color="auto"/>
              <w:right w:val="single" w:sz="4" w:space="0" w:color="auto"/>
            </w:tcBorders>
            <w:hideMark/>
          </w:tcPr>
          <w:p w14:paraId="6121AA21"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638890F9"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3326" w:type="dxa"/>
            <w:tcBorders>
              <w:top w:val="single" w:sz="4" w:space="0" w:color="auto"/>
              <w:left w:val="single" w:sz="4" w:space="0" w:color="auto"/>
              <w:bottom w:val="single" w:sz="4" w:space="0" w:color="auto"/>
              <w:right w:val="single" w:sz="4" w:space="0" w:color="auto"/>
            </w:tcBorders>
            <w:hideMark/>
          </w:tcPr>
          <w:p w14:paraId="092E8A4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$3,736</w:t>
            </w:r>
          </w:p>
        </w:tc>
      </w:tr>
    </w:tbl>
    <w:p w14:paraId="56E6C942" w14:textId="77777777" w:rsidR="00BA6779" w:rsidRPr="005B2D5F" w:rsidRDefault="00BA6779" w:rsidP="00BA6779">
      <w:pPr>
        <w:jc w:val="both"/>
        <w:rPr>
          <w:b/>
          <w:bCs/>
          <w:sz w:val="24"/>
          <w:szCs w:val="24"/>
        </w:rPr>
      </w:pPr>
    </w:p>
    <w:p w14:paraId="6EC3BA45" w14:textId="77777777" w:rsidR="00BA6779" w:rsidRPr="005B2D5F" w:rsidRDefault="00BA6779" w:rsidP="00BA6779">
      <w:pPr>
        <w:jc w:val="both"/>
        <w:rPr>
          <w:b/>
          <w:bCs/>
          <w:sz w:val="24"/>
          <w:szCs w:val="24"/>
        </w:rPr>
      </w:pPr>
      <w:r w:rsidRPr="005B2D5F">
        <w:rPr>
          <w:b/>
          <w:bCs/>
          <w:sz w:val="24"/>
          <w:szCs w:val="24"/>
        </w:rPr>
        <w:t>2.2 Climate Control</w:t>
      </w:r>
    </w:p>
    <w:tbl>
      <w:tblPr>
        <w:tblStyle w:val="TableGrid"/>
        <w:tblW w:w="10165" w:type="dxa"/>
        <w:tblInd w:w="-940" w:type="dxa"/>
        <w:tblLook w:val="04A0" w:firstRow="1" w:lastRow="0" w:firstColumn="1" w:lastColumn="0" w:noHBand="0" w:noVBand="1"/>
      </w:tblPr>
      <w:tblGrid>
        <w:gridCol w:w="4434"/>
        <w:gridCol w:w="1270"/>
        <w:gridCol w:w="1337"/>
        <w:gridCol w:w="3124"/>
      </w:tblGrid>
      <w:tr w:rsidR="00BA6779" w:rsidRPr="005B2D5F" w14:paraId="692D0128"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65CDEC57"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27F0A870"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567A9A91"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3124" w:type="dxa"/>
            <w:tcBorders>
              <w:top w:val="single" w:sz="4" w:space="0" w:color="auto"/>
              <w:left w:val="single" w:sz="4" w:space="0" w:color="auto"/>
              <w:bottom w:val="single" w:sz="4" w:space="0" w:color="auto"/>
              <w:right w:val="single" w:sz="4" w:space="0" w:color="auto"/>
            </w:tcBorders>
            <w:hideMark/>
          </w:tcPr>
          <w:p w14:paraId="38888A43"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17A1C6CB"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E924D0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Ceiling fans (52-inch, energy efficient)</w:t>
            </w:r>
          </w:p>
        </w:tc>
        <w:tc>
          <w:tcPr>
            <w:tcW w:w="0" w:type="auto"/>
            <w:tcBorders>
              <w:top w:val="single" w:sz="4" w:space="0" w:color="auto"/>
              <w:left w:val="single" w:sz="4" w:space="0" w:color="auto"/>
              <w:bottom w:val="single" w:sz="4" w:space="0" w:color="auto"/>
              <w:right w:val="single" w:sz="4" w:space="0" w:color="auto"/>
            </w:tcBorders>
            <w:hideMark/>
          </w:tcPr>
          <w:p w14:paraId="4DA2A651"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6 units</w:t>
            </w:r>
          </w:p>
        </w:tc>
        <w:tc>
          <w:tcPr>
            <w:tcW w:w="0" w:type="auto"/>
            <w:tcBorders>
              <w:top w:val="single" w:sz="4" w:space="0" w:color="auto"/>
              <w:left w:val="single" w:sz="4" w:space="0" w:color="auto"/>
              <w:bottom w:val="single" w:sz="4" w:space="0" w:color="auto"/>
              <w:right w:val="single" w:sz="4" w:space="0" w:color="auto"/>
            </w:tcBorders>
            <w:hideMark/>
          </w:tcPr>
          <w:p w14:paraId="73D34D0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$85.00</w:t>
            </w:r>
          </w:p>
        </w:tc>
        <w:tc>
          <w:tcPr>
            <w:tcW w:w="3124" w:type="dxa"/>
            <w:tcBorders>
              <w:top w:val="single" w:sz="4" w:space="0" w:color="auto"/>
              <w:left w:val="single" w:sz="4" w:space="0" w:color="auto"/>
              <w:bottom w:val="single" w:sz="4" w:space="0" w:color="auto"/>
              <w:right w:val="single" w:sz="4" w:space="0" w:color="auto"/>
            </w:tcBorders>
            <w:hideMark/>
          </w:tcPr>
          <w:p w14:paraId="0C403E4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$510</w:t>
            </w:r>
          </w:p>
        </w:tc>
      </w:tr>
      <w:tr w:rsidR="00BA6779" w:rsidRPr="005B2D5F" w14:paraId="2EC41207"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3454188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Fan installation hardware</w:t>
            </w:r>
          </w:p>
        </w:tc>
        <w:tc>
          <w:tcPr>
            <w:tcW w:w="0" w:type="auto"/>
            <w:tcBorders>
              <w:top w:val="single" w:sz="4" w:space="0" w:color="auto"/>
              <w:left w:val="single" w:sz="4" w:space="0" w:color="auto"/>
              <w:bottom w:val="single" w:sz="4" w:space="0" w:color="auto"/>
              <w:right w:val="single" w:sz="4" w:space="0" w:color="auto"/>
            </w:tcBorders>
            <w:hideMark/>
          </w:tcPr>
          <w:p w14:paraId="193E21D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6 sets</w:t>
            </w:r>
          </w:p>
        </w:tc>
        <w:tc>
          <w:tcPr>
            <w:tcW w:w="0" w:type="auto"/>
            <w:tcBorders>
              <w:top w:val="single" w:sz="4" w:space="0" w:color="auto"/>
              <w:left w:val="single" w:sz="4" w:space="0" w:color="auto"/>
              <w:bottom w:val="single" w:sz="4" w:space="0" w:color="auto"/>
              <w:right w:val="single" w:sz="4" w:space="0" w:color="auto"/>
            </w:tcBorders>
            <w:hideMark/>
          </w:tcPr>
          <w:p w14:paraId="7FA5791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$25.00</w:t>
            </w:r>
          </w:p>
        </w:tc>
        <w:tc>
          <w:tcPr>
            <w:tcW w:w="3124" w:type="dxa"/>
            <w:tcBorders>
              <w:top w:val="single" w:sz="4" w:space="0" w:color="auto"/>
              <w:left w:val="single" w:sz="4" w:space="0" w:color="auto"/>
              <w:bottom w:val="single" w:sz="4" w:space="0" w:color="auto"/>
              <w:right w:val="single" w:sz="4" w:space="0" w:color="auto"/>
            </w:tcBorders>
            <w:hideMark/>
          </w:tcPr>
          <w:p w14:paraId="0A24545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w:t>
            </w:r>
          </w:p>
        </w:tc>
      </w:tr>
      <w:tr w:rsidR="00BA6779" w:rsidRPr="005B2D5F" w14:paraId="3F418034"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32F4658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Installation labor</w:t>
            </w:r>
          </w:p>
        </w:tc>
        <w:tc>
          <w:tcPr>
            <w:tcW w:w="0" w:type="auto"/>
            <w:tcBorders>
              <w:top w:val="single" w:sz="4" w:space="0" w:color="auto"/>
              <w:left w:val="single" w:sz="4" w:space="0" w:color="auto"/>
              <w:bottom w:val="single" w:sz="4" w:space="0" w:color="auto"/>
              <w:right w:val="single" w:sz="4" w:space="0" w:color="auto"/>
            </w:tcBorders>
            <w:hideMark/>
          </w:tcPr>
          <w:p w14:paraId="64E7640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day</w:t>
            </w:r>
          </w:p>
        </w:tc>
        <w:tc>
          <w:tcPr>
            <w:tcW w:w="0" w:type="auto"/>
            <w:tcBorders>
              <w:top w:val="single" w:sz="4" w:space="0" w:color="auto"/>
              <w:left w:val="single" w:sz="4" w:space="0" w:color="auto"/>
              <w:bottom w:val="single" w:sz="4" w:space="0" w:color="auto"/>
              <w:right w:val="single" w:sz="4" w:space="0" w:color="auto"/>
            </w:tcBorders>
            <w:hideMark/>
          </w:tcPr>
          <w:p w14:paraId="1BF529A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$120.00</w:t>
            </w:r>
          </w:p>
        </w:tc>
        <w:tc>
          <w:tcPr>
            <w:tcW w:w="3124" w:type="dxa"/>
            <w:tcBorders>
              <w:top w:val="single" w:sz="4" w:space="0" w:color="auto"/>
              <w:left w:val="single" w:sz="4" w:space="0" w:color="auto"/>
              <w:bottom w:val="single" w:sz="4" w:space="0" w:color="auto"/>
              <w:right w:val="single" w:sz="4" w:space="0" w:color="auto"/>
            </w:tcBorders>
            <w:hideMark/>
          </w:tcPr>
          <w:p w14:paraId="274C901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w:t>
            </w:r>
          </w:p>
        </w:tc>
      </w:tr>
      <w:tr w:rsidR="00BA6779" w:rsidRPr="005B2D5F" w14:paraId="526A9398"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EE0124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Climate Control</w:t>
            </w:r>
          </w:p>
        </w:tc>
        <w:tc>
          <w:tcPr>
            <w:tcW w:w="0" w:type="auto"/>
            <w:tcBorders>
              <w:top w:val="single" w:sz="4" w:space="0" w:color="auto"/>
              <w:left w:val="single" w:sz="4" w:space="0" w:color="auto"/>
              <w:bottom w:val="single" w:sz="4" w:space="0" w:color="auto"/>
              <w:right w:val="single" w:sz="4" w:space="0" w:color="auto"/>
            </w:tcBorders>
            <w:hideMark/>
          </w:tcPr>
          <w:p w14:paraId="052ACB6C"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55CAB198"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3124" w:type="dxa"/>
            <w:tcBorders>
              <w:top w:val="single" w:sz="4" w:space="0" w:color="auto"/>
              <w:left w:val="single" w:sz="4" w:space="0" w:color="auto"/>
              <w:bottom w:val="single" w:sz="4" w:space="0" w:color="auto"/>
              <w:right w:val="single" w:sz="4" w:space="0" w:color="auto"/>
            </w:tcBorders>
            <w:hideMark/>
          </w:tcPr>
          <w:p w14:paraId="5C0BF95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$780</w:t>
            </w:r>
          </w:p>
        </w:tc>
      </w:tr>
    </w:tbl>
    <w:p w14:paraId="5DACFF24" w14:textId="77777777" w:rsidR="00BA6779" w:rsidRPr="005B2D5F" w:rsidRDefault="00BA6779" w:rsidP="00BA6779">
      <w:pPr>
        <w:jc w:val="both"/>
        <w:rPr>
          <w:b/>
          <w:bCs/>
          <w:sz w:val="24"/>
          <w:szCs w:val="24"/>
        </w:rPr>
      </w:pPr>
    </w:p>
    <w:p w14:paraId="22E3199D" w14:textId="77777777" w:rsidR="002A2D32" w:rsidRDefault="002A2D32" w:rsidP="00BA6779">
      <w:pPr>
        <w:jc w:val="both"/>
        <w:rPr>
          <w:b/>
          <w:bCs/>
          <w:sz w:val="24"/>
          <w:szCs w:val="24"/>
        </w:rPr>
      </w:pPr>
    </w:p>
    <w:p w14:paraId="0EC86DD3" w14:textId="77777777" w:rsidR="002A2D32" w:rsidRDefault="002A2D32" w:rsidP="00BA6779">
      <w:pPr>
        <w:jc w:val="both"/>
        <w:rPr>
          <w:b/>
          <w:bCs/>
          <w:sz w:val="24"/>
          <w:szCs w:val="24"/>
        </w:rPr>
      </w:pPr>
    </w:p>
    <w:p w14:paraId="73623759" w14:textId="77777777" w:rsidR="002A2D32" w:rsidRDefault="002A2D32" w:rsidP="00BA6779">
      <w:pPr>
        <w:jc w:val="both"/>
        <w:rPr>
          <w:b/>
          <w:bCs/>
          <w:sz w:val="24"/>
          <w:szCs w:val="24"/>
        </w:rPr>
      </w:pPr>
    </w:p>
    <w:p w14:paraId="01317AE2" w14:textId="77777777" w:rsidR="002A2D32" w:rsidRDefault="002A2D32" w:rsidP="00BA6779">
      <w:pPr>
        <w:jc w:val="both"/>
        <w:rPr>
          <w:b/>
          <w:bCs/>
          <w:sz w:val="24"/>
          <w:szCs w:val="24"/>
        </w:rPr>
      </w:pPr>
    </w:p>
    <w:p w14:paraId="5EA1776A" w14:textId="77777777" w:rsidR="002A2D32" w:rsidRDefault="002A2D32" w:rsidP="00BA6779">
      <w:pPr>
        <w:jc w:val="both"/>
        <w:rPr>
          <w:b/>
          <w:bCs/>
          <w:sz w:val="24"/>
          <w:szCs w:val="24"/>
        </w:rPr>
      </w:pPr>
    </w:p>
    <w:p w14:paraId="50C4E883" w14:textId="6243D078" w:rsidR="00BA6779" w:rsidRPr="005B2D5F" w:rsidRDefault="00BA6779" w:rsidP="00BA6779">
      <w:pPr>
        <w:jc w:val="both"/>
        <w:rPr>
          <w:b/>
          <w:bCs/>
          <w:sz w:val="24"/>
          <w:szCs w:val="24"/>
        </w:rPr>
      </w:pPr>
      <w:r w:rsidRPr="005B2D5F">
        <w:rPr>
          <w:b/>
          <w:bCs/>
          <w:sz w:val="24"/>
          <w:szCs w:val="24"/>
        </w:rPr>
        <w:lastRenderedPageBreak/>
        <w:t>3. FURNITURE &amp; CLASSROOM SETUP</w:t>
      </w:r>
    </w:p>
    <w:p w14:paraId="2D18BAAA" w14:textId="77777777" w:rsidR="00BA6779" w:rsidRPr="005B2D5F" w:rsidRDefault="00BA6779" w:rsidP="00BA6779">
      <w:pPr>
        <w:jc w:val="both"/>
        <w:rPr>
          <w:b/>
          <w:bCs/>
          <w:sz w:val="24"/>
          <w:szCs w:val="24"/>
        </w:rPr>
      </w:pPr>
      <w:r w:rsidRPr="005B2D5F">
        <w:rPr>
          <w:b/>
          <w:bCs/>
          <w:sz w:val="24"/>
          <w:szCs w:val="24"/>
        </w:rPr>
        <w:t>3.1 Student Seating &amp; Work Surfaces</w:t>
      </w:r>
    </w:p>
    <w:tbl>
      <w:tblPr>
        <w:tblStyle w:val="TableGrid"/>
        <w:tblW w:w="10165" w:type="dxa"/>
        <w:tblInd w:w="-940" w:type="dxa"/>
        <w:tblLook w:val="04A0" w:firstRow="1" w:lastRow="0" w:firstColumn="1" w:lastColumn="0" w:noHBand="0" w:noVBand="1"/>
      </w:tblPr>
      <w:tblGrid>
        <w:gridCol w:w="4129"/>
        <w:gridCol w:w="1296"/>
        <w:gridCol w:w="1365"/>
        <w:gridCol w:w="3375"/>
      </w:tblGrid>
      <w:tr w:rsidR="00BA6779" w:rsidRPr="005B2D5F" w14:paraId="78D515C9"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28BDD3C4"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1571CF09"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4A205506"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3375" w:type="dxa"/>
            <w:tcBorders>
              <w:top w:val="single" w:sz="4" w:space="0" w:color="auto"/>
              <w:left w:val="single" w:sz="4" w:space="0" w:color="auto"/>
              <w:bottom w:val="single" w:sz="4" w:space="0" w:color="auto"/>
              <w:right w:val="single" w:sz="4" w:space="0" w:color="auto"/>
            </w:tcBorders>
            <w:hideMark/>
          </w:tcPr>
          <w:p w14:paraId="556AAF54"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1E252F3D"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21B1ABE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Computer desks (adjustable height)</w:t>
            </w:r>
          </w:p>
        </w:tc>
        <w:tc>
          <w:tcPr>
            <w:tcW w:w="0" w:type="auto"/>
            <w:tcBorders>
              <w:top w:val="single" w:sz="4" w:space="0" w:color="auto"/>
              <w:left w:val="single" w:sz="4" w:space="0" w:color="auto"/>
              <w:bottom w:val="single" w:sz="4" w:space="0" w:color="auto"/>
              <w:right w:val="single" w:sz="4" w:space="0" w:color="auto"/>
            </w:tcBorders>
            <w:hideMark/>
          </w:tcPr>
          <w:p w14:paraId="381D1F6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 units</w:t>
            </w:r>
          </w:p>
        </w:tc>
        <w:tc>
          <w:tcPr>
            <w:tcW w:w="0" w:type="auto"/>
            <w:tcBorders>
              <w:top w:val="single" w:sz="4" w:space="0" w:color="auto"/>
              <w:left w:val="single" w:sz="4" w:space="0" w:color="auto"/>
              <w:bottom w:val="single" w:sz="4" w:space="0" w:color="auto"/>
              <w:right w:val="single" w:sz="4" w:space="0" w:color="auto"/>
            </w:tcBorders>
            <w:hideMark/>
          </w:tcPr>
          <w:p w14:paraId="504B764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$120.00</w:t>
            </w:r>
          </w:p>
        </w:tc>
        <w:tc>
          <w:tcPr>
            <w:tcW w:w="3375" w:type="dxa"/>
            <w:tcBorders>
              <w:top w:val="single" w:sz="4" w:space="0" w:color="auto"/>
              <w:left w:val="single" w:sz="4" w:space="0" w:color="auto"/>
              <w:bottom w:val="single" w:sz="4" w:space="0" w:color="auto"/>
              <w:right w:val="single" w:sz="4" w:space="0" w:color="auto"/>
            </w:tcBorders>
            <w:hideMark/>
          </w:tcPr>
          <w:p w14:paraId="7A049DC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$1,800</w:t>
            </w:r>
          </w:p>
        </w:tc>
      </w:tr>
      <w:tr w:rsidR="00BA6779" w:rsidRPr="005B2D5F" w14:paraId="549093AC"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1391F22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Ergonomic computer chairs</w:t>
            </w:r>
          </w:p>
        </w:tc>
        <w:tc>
          <w:tcPr>
            <w:tcW w:w="0" w:type="auto"/>
            <w:tcBorders>
              <w:top w:val="single" w:sz="4" w:space="0" w:color="auto"/>
              <w:left w:val="single" w:sz="4" w:space="0" w:color="auto"/>
              <w:bottom w:val="single" w:sz="4" w:space="0" w:color="auto"/>
              <w:right w:val="single" w:sz="4" w:space="0" w:color="auto"/>
            </w:tcBorders>
            <w:hideMark/>
          </w:tcPr>
          <w:p w14:paraId="6102B3F4"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 units</w:t>
            </w:r>
          </w:p>
        </w:tc>
        <w:tc>
          <w:tcPr>
            <w:tcW w:w="0" w:type="auto"/>
            <w:tcBorders>
              <w:top w:val="single" w:sz="4" w:space="0" w:color="auto"/>
              <w:left w:val="single" w:sz="4" w:space="0" w:color="auto"/>
              <w:bottom w:val="single" w:sz="4" w:space="0" w:color="auto"/>
              <w:right w:val="single" w:sz="4" w:space="0" w:color="auto"/>
            </w:tcBorders>
            <w:hideMark/>
          </w:tcPr>
          <w:p w14:paraId="3FBE7AE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$65.00</w:t>
            </w:r>
          </w:p>
        </w:tc>
        <w:tc>
          <w:tcPr>
            <w:tcW w:w="3375" w:type="dxa"/>
            <w:tcBorders>
              <w:top w:val="single" w:sz="4" w:space="0" w:color="auto"/>
              <w:left w:val="single" w:sz="4" w:space="0" w:color="auto"/>
              <w:bottom w:val="single" w:sz="4" w:space="0" w:color="auto"/>
              <w:right w:val="single" w:sz="4" w:space="0" w:color="auto"/>
            </w:tcBorders>
            <w:hideMark/>
          </w:tcPr>
          <w:p w14:paraId="097E7D10"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$1,950</w:t>
            </w:r>
          </w:p>
        </w:tc>
      </w:tr>
      <w:tr w:rsidR="00BA6779" w:rsidRPr="005B2D5F" w14:paraId="3BCBA4CF"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97E048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Instructor desk with drawers</w:t>
            </w:r>
          </w:p>
        </w:tc>
        <w:tc>
          <w:tcPr>
            <w:tcW w:w="0" w:type="auto"/>
            <w:tcBorders>
              <w:top w:val="single" w:sz="4" w:space="0" w:color="auto"/>
              <w:left w:val="single" w:sz="4" w:space="0" w:color="auto"/>
              <w:bottom w:val="single" w:sz="4" w:space="0" w:color="auto"/>
              <w:right w:val="single" w:sz="4" w:space="0" w:color="auto"/>
            </w:tcBorders>
            <w:hideMark/>
          </w:tcPr>
          <w:p w14:paraId="0281719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unit</w:t>
            </w:r>
          </w:p>
        </w:tc>
        <w:tc>
          <w:tcPr>
            <w:tcW w:w="0" w:type="auto"/>
            <w:tcBorders>
              <w:top w:val="single" w:sz="4" w:space="0" w:color="auto"/>
              <w:left w:val="single" w:sz="4" w:space="0" w:color="auto"/>
              <w:bottom w:val="single" w:sz="4" w:space="0" w:color="auto"/>
              <w:right w:val="single" w:sz="4" w:space="0" w:color="auto"/>
            </w:tcBorders>
            <w:hideMark/>
          </w:tcPr>
          <w:p w14:paraId="3AF0461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$200.00</w:t>
            </w:r>
          </w:p>
        </w:tc>
        <w:tc>
          <w:tcPr>
            <w:tcW w:w="3375" w:type="dxa"/>
            <w:tcBorders>
              <w:top w:val="single" w:sz="4" w:space="0" w:color="auto"/>
              <w:left w:val="single" w:sz="4" w:space="0" w:color="auto"/>
              <w:bottom w:val="single" w:sz="4" w:space="0" w:color="auto"/>
              <w:right w:val="single" w:sz="4" w:space="0" w:color="auto"/>
            </w:tcBorders>
            <w:hideMark/>
          </w:tcPr>
          <w:p w14:paraId="2EBDA0B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$200</w:t>
            </w:r>
          </w:p>
        </w:tc>
      </w:tr>
      <w:tr w:rsidR="00BA6779" w:rsidRPr="005B2D5F" w14:paraId="52AFDEE4"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E7E7D9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Instructor chair (executive style)</w:t>
            </w:r>
          </w:p>
        </w:tc>
        <w:tc>
          <w:tcPr>
            <w:tcW w:w="0" w:type="auto"/>
            <w:tcBorders>
              <w:top w:val="single" w:sz="4" w:space="0" w:color="auto"/>
              <w:left w:val="single" w:sz="4" w:space="0" w:color="auto"/>
              <w:bottom w:val="single" w:sz="4" w:space="0" w:color="auto"/>
              <w:right w:val="single" w:sz="4" w:space="0" w:color="auto"/>
            </w:tcBorders>
            <w:hideMark/>
          </w:tcPr>
          <w:p w14:paraId="25A5661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unit</w:t>
            </w:r>
          </w:p>
        </w:tc>
        <w:tc>
          <w:tcPr>
            <w:tcW w:w="0" w:type="auto"/>
            <w:tcBorders>
              <w:top w:val="single" w:sz="4" w:space="0" w:color="auto"/>
              <w:left w:val="single" w:sz="4" w:space="0" w:color="auto"/>
              <w:bottom w:val="single" w:sz="4" w:space="0" w:color="auto"/>
              <w:right w:val="single" w:sz="4" w:space="0" w:color="auto"/>
            </w:tcBorders>
            <w:hideMark/>
          </w:tcPr>
          <w:p w14:paraId="5549944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$150.00</w:t>
            </w:r>
          </w:p>
        </w:tc>
        <w:tc>
          <w:tcPr>
            <w:tcW w:w="3375" w:type="dxa"/>
            <w:tcBorders>
              <w:top w:val="single" w:sz="4" w:space="0" w:color="auto"/>
              <w:left w:val="single" w:sz="4" w:space="0" w:color="auto"/>
              <w:bottom w:val="single" w:sz="4" w:space="0" w:color="auto"/>
              <w:right w:val="single" w:sz="4" w:space="0" w:color="auto"/>
            </w:tcBorders>
            <w:hideMark/>
          </w:tcPr>
          <w:p w14:paraId="02CB7764"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w:t>
            </w:r>
          </w:p>
        </w:tc>
      </w:tr>
      <w:tr w:rsidR="00BA6779" w:rsidRPr="005B2D5F" w14:paraId="7DAC3DD6"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006A71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Storage cabinets (lockable)</w:t>
            </w:r>
          </w:p>
        </w:tc>
        <w:tc>
          <w:tcPr>
            <w:tcW w:w="0" w:type="auto"/>
            <w:tcBorders>
              <w:top w:val="single" w:sz="4" w:space="0" w:color="auto"/>
              <w:left w:val="single" w:sz="4" w:space="0" w:color="auto"/>
              <w:bottom w:val="single" w:sz="4" w:space="0" w:color="auto"/>
              <w:right w:val="single" w:sz="4" w:space="0" w:color="auto"/>
            </w:tcBorders>
            <w:hideMark/>
          </w:tcPr>
          <w:p w14:paraId="5A445101"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 units</w:t>
            </w:r>
          </w:p>
        </w:tc>
        <w:tc>
          <w:tcPr>
            <w:tcW w:w="0" w:type="auto"/>
            <w:tcBorders>
              <w:top w:val="single" w:sz="4" w:space="0" w:color="auto"/>
              <w:left w:val="single" w:sz="4" w:space="0" w:color="auto"/>
              <w:bottom w:val="single" w:sz="4" w:space="0" w:color="auto"/>
              <w:right w:val="single" w:sz="4" w:space="0" w:color="auto"/>
            </w:tcBorders>
            <w:hideMark/>
          </w:tcPr>
          <w:p w14:paraId="09E469A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$180.00</w:t>
            </w:r>
          </w:p>
        </w:tc>
        <w:tc>
          <w:tcPr>
            <w:tcW w:w="3375" w:type="dxa"/>
            <w:tcBorders>
              <w:top w:val="single" w:sz="4" w:space="0" w:color="auto"/>
              <w:left w:val="single" w:sz="4" w:space="0" w:color="auto"/>
              <w:bottom w:val="single" w:sz="4" w:space="0" w:color="auto"/>
              <w:right w:val="single" w:sz="4" w:space="0" w:color="auto"/>
            </w:tcBorders>
            <w:hideMark/>
          </w:tcPr>
          <w:p w14:paraId="1AB71BA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$720</w:t>
            </w:r>
          </w:p>
        </w:tc>
      </w:tr>
      <w:tr w:rsidR="00BA6779" w:rsidRPr="005B2D5F" w14:paraId="50CBBF7D"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53CD441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Furniture</w:t>
            </w:r>
          </w:p>
        </w:tc>
        <w:tc>
          <w:tcPr>
            <w:tcW w:w="0" w:type="auto"/>
            <w:tcBorders>
              <w:top w:val="single" w:sz="4" w:space="0" w:color="auto"/>
              <w:left w:val="single" w:sz="4" w:space="0" w:color="auto"/>
              <w:bottom w:val="single" w:sz="4" w:space="0" w:color="auto"/>
              <w:right w:val="single" w:sz="4" w:space="0" w:color="auto"/>
            </w:tcBorders>
            <w:hideMark/>
          </w:tcPr>
          <w:p w14:paraId="04B9D7E3"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689BD569"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3375" w:type="dxa"/>
            <w:tcBorders>
              <w:top w:val="single" w:sz="4" w:space="0" w:color="auto"/>
              <w:left w:val="single" w:sz="4" w:space="0" w:color="auto"/>
              <w:bottom w:val="single" w:sz="4" w:space="0" w:color="auto"/>
              <w:right w:val="single" w:sz="4" w:space="0" w:color="auto"/>
            </w:tcBorders>
            <w:hideMark/>
          </w:tcPr>
          <w:p w14:paraId="3D5714F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$4,820</w:t>
            </w:r>
          </w:p>
        </w:tc>
      </w:tr>
    </w:tbl>
    <w:p w14:paraId="337DF900" w14:textId="77777777" w:rsidR="00BA6779" w:rsidRDefault="00BA6779" w:rsidP="00BA6779">
      <w:pPr>
        <w:jc w:val="both"/>
        <w:rPr>
          <w:b/>
          <w:bCs/>
          <w:sz w:val="24"/>
          <w:szCs w:val="24"/>
        </w:rPr>
      </w:pPr>
    </w:p>
    <w:p w14:paraId="02C63FA2" w14:textId="77777777" w:rsidR="00BA6779" w:rsidRPr="005B2D5F" w:rsidRDefault="00BA6779" w:rsidP="00BA6779">
      <w:pPr>
        <w:jc w:val="both"/>
        <w:rPr>
          <w:b/>
          <w:bCs/>
          <w:sz w:val="24"/>
          <w:szCs w:val="24"/>
        </w:rPr>
      </w:pPr>
      <w:r w:rsidRPr="005B2D5F">
        <w:rPr>
          <w:b/>
          <w:bCs/>
          <w:sz w:val="24"/>
          <w:szCs w:val="24"/>
        </w:rPr>
        <w:t>4. TECHNOLOGY EQUIPMENT &amp; SYSTEMS</w:t>
      </w:r>
    </w:p>
    <w:p w14:paraId="0A83DA09" w14:textId="77777777" w:rsidR="00BA6779" w:rsidRPr="005B2D5F" w:rsidRDefault="00BA6779" w:rsidP="00BA6779">
      <w:pPr>
        <w:jc w:val="both"/>
        <w:rPr>
          <w:b/>
          <w:bCs/>
          <w:sz w:val="24"/>
          <w:szCs w:val="24"/>
        </w:rPr>
      </w:pPr>
      <w:r w:rsidRPr="005B2D5F">
        <w:rPr>
          <w:b/>
          <w:bCs/>
          <w:sz w:val="24"/>
          <w:szCs w:val="24"/>
        </w:rPr>
        <w:t>4.1 Computing Equipment</w:t>
      </w:r>
    </w:p>
    <w:tbl>
      <w:tblPr>
        <w:tblStyle w:val="TableGrid"/>
        <w:tblW w:w="10165" w:type="dxa"/>
        <w:tblInd w:w="-940" w:type="dxa"/>
        <w:tblLook w:val="04A0" w:firstRow="1" w:lastRow="0" w:firstColumn="1" w:lastColumn="0" w:noHBand="0" w:noVBand="1"/>
      </w:tblPr>
      <w:tblGrid>
        <w:gridCol w:w="3814"/>
        <w:gridCol w:w="1252"/>
        <w:gridCol w:w="1318"/>
        <w:gridCol w:w="3781"/>
      </w:tblGrid>
      <w:tr w:rsidR="00BA6779" w:rsidRPr="005B2D5F" w14:paraId="18CB1C30"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F5036E0"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43563BA2"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5E3A81C1"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3781" w:type="dxa"/>
            <w:tcBorders>
              <w:top w:val="single" w:sz="4" w:space="0" w:color="auto"/>
              <w:left w:val="single" w:sz="4" w:space="0" w:color="auto"/>
              <w:bottom w:val="single" w:sz="4" w:space="0" w:color="auto"/>
              <w:right w:val="single" w:sz="4" w:space="0" w:color="auto"/>
            </w:tcBorders>
            <w:hideMark/>
          </w:tcPr>
          <w:p w14:paraId="0590A308"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4F31F23A"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3050C5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Refurbished desktop computers</w:t>
            </w:r>
          </w:p>
        </w:tc>
        <w:tc>
          <w:tcPr>
            <w:tcW w:w="0" w:type="auto"/>
            <w:tcBorders>
              <w:top w:val="single" w:sz="4" w:space="0" w:color="auto"/>
              <w:left w:val="single" w:sz="4" w:space="0" w:color="auto"/>
              <w:bottom w:val="single" w:sz="4" w:space="0" w:color="auto"/>
              <w:right w:val="single" w:sz="4" w:space="0" w:color="auto"/>
            </w:tcBorders>
            <w:hideMark/>
          </w:tcPr>
          <w:p w14:paraId="33B75A9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 units</w:t>
            </w:r>
          </w:p>
        </w:tc>
        <w:tc>
          <w:tcPr>
            <w:tcW w:w="0" w:type="auto"/>
            <w:tcBorders>
              <w:top w:val="single" w:sz="4" w:space="0" w:color="auto"/>
              <w:left w:val="single" w:sz="4" w:space="0" w:color="auto"/>
              <w:bottom w:val="single" w:sz="4" w:space="0" w:color="auto"/>
              <w:right w:val="single" w:sz="4" w:space="0" w:color="auto"/>
            </w:tcBorders>
            <w:hideMark/>
          </w:tcPr>
          <w:p w14:paraId="1C1A5B4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w:t>
            </w:r>
            <w:r>
              <w:rPr>
                <w:rFonts w:ascii="Times New Roman" w:hAnsi="Times New Roman" w:cs="Times New Roman"/>
                <w:sz w:val="24"/>
                <w:szCs w:val="24"/>
              </w:rPr>
              <w:t>17</w:t>
            </w:r>
            <w:r w:rsidRPr="005B2D5F">
              <w:rPr>
                <w:rFonts w:ascii="Times New Roman" w:hAnsi="Times New Roman" w:cs="Times New Roman"/>
                <w:sz w:val="24"/>
                <w:szCs w:val="24"/>
              </w:rPr>
              <w:t>0.00</w:t>
            </w:r>
          </w:p>
        </w:tc>
        <w:tc>
          <w:tcPr>
            <w:tcW w:w="3781" w:type="dxa"/>
            <w:tcBorders>
              <w:top w:val="single" w:sz="4" w:space="0" w:color="auto"/>
              <w:left w:val="single" w:sz="4" w:space="0" w:color="auto"/>
              <w:bottom w:val="single" w:sz="4" w:space="0" w:color="auto"/>
              <w:right w:val="single" w:sz="4" w:space="0" w:color="auto"/>
            </w:tcBorders>
            <w:hideMark/>
          </w:tcPr>
          <w:p w14:paraId="3A2C43C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w:t>
            </w:r>
            <w:r>
              <w:rPr>
                <w:rFonts w:ascii="Times New Roman" w:hAnsi="Times New Roman" w:cs="Times New Roman"/>
                <w:sz w:val="24"/>
                <w:szCs w:val="24"/>
              </w:rPr>
              <w:t>5,1</w:t>
            </w:r>
            <w:r w:rsidRPr="005B2D5F">
              <w:rPr>
                <w:rFonts w:ascii="Times New Roman" w:hAnsi="Times New Roman" w:cs="Times New Roman"/>
                <w:sz w:val="24"/>
                <w:szCs w:val="24"/>
              </w:rPr>
              <w:t>00</w:t>
            </w:r>
          </w:p>
        </w:tc>
      </w:tr>
      <w:tr w:rsidR="00BA6779" w:rsidRPr="005B2D5F" w14:paraId="61D0CE15"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A26845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Used monitors (22-inch)</w:t>
            </w:r>
          </w:p>
        </w:tc>
        <w:tc>
          <w:tcPr>
            <w:tcW w:w="0" w:type="auto"/>
            <w:tcBorders>
              <w:top w:val="single" w:sz="4" w:space="0" w:color="auto"/>
              <w:left w:val="single" w:sz="4" w:space="0" w:color="auto"/>
              <w:bottom w:val="single" w:sz="4" w:space="0" w:color="auto"/>
              <w:right w:val="single" w:sz="4" w:space="0" w:color="auto"/>
            </w:tcBorders>
            <w:hideMark/>
          </w:tcPr>
          <w:p w14:paraId="42B005A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 units</w:t>
            </w:r>
          </w:p>
        </w:tc>
        <w:tc>
          <w:tcPr>
            <w:tcW w:w="0" w:type="auto"/>
            <w:tcBorders>
              <w:top w:val="single" w:sz="4" w:space="0" w:color="auto"/>
              <w:left w:val="single" w:sz="4" w:space="0" w:color="auto"/>
              <w:bottom w:val="single" w:sz="4" w:space="0" w:color="auto"/>
              <w:right w:val="single" w:sz="4" w:space="0" w:color="auto"/>
            </w:tcBorders>
            <w:hideMark/>
          </w:tcPr>
          <w:p w14:paraId="75D6924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$80.00</w:t>
            </w:r>
          </w:p>
        </w:tc>
        <w:tc>
          <w:tcPr>
            <w:tcW w:w="3781" w:type="dxa"/>
            <w:tcBorders>
              <w:top w:val="single" w:sz="4" w:space="0" w:color="auto"/>
              <w:left w:val="single" w:sz="4" w:space="0" w:color="auto"/>
              <w:bottom w:val="single" w:sz="4" w:space="0" w:color="auto"/>
              <w:right w:val="single" w:sz="4" w:space="0" w:color="auto"/>
            </w:tcBorders>
            <w:hideMark/>
          </w:tcPr>
          <w:p w14:paraId="43B715E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$2,400</w:t>
            </w:r>
          </w:p>
        </w:tc>
      </w:tr>
      <w:tr w:rsidR="00BA6779" w:rsidRPr="005B2D5F" w14:paraId="39BDD245"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227EE32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Keyboards and mice sets</w:t>
            </w:r>
          </w:p>
        </w:tc>
        <w:tc>
          <w:tcPr>
            <w:tcW w:w="0" w:type="auto"/>
            <w:tcBorders>
              <w:top w:val="single" w:sz="4" w:space="0" w:color="auto"/>
              <w:left w:val="single" w:sz="4" w:space="0" w:color="auto"/>
              <w:bottom w:val="single" w:sz="4" w:space="0" w:color="auto"/>
              <w:right w:val="single" w:sz="4" w:space="0" w:color="auto"/>
            </w:tcBorders>
            <w:hideMark/>
          </w:tcPr>
          <w:p w14:paraId="78DE369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 sets</w:t>
            </w:r>
          </w:p>
        </w:tc>
        <w:tc>
          <w:tcPr>
            <w:tcW w:w="0" w:type="auto"/>
            <w:tcBorders>
              <w:top w:val="single" w:sz="4" w:space="0" w:color="auto"/>
              <w:left w:val="single" w:sz="4" w:space="0" w:color="auto"/>
              <w:bottom w:val="single" w:sz="4" w:space="0" w:color="auto"/>
              <w:right w:val="single" w:sz="4" w:space="0" w:color="auto"/>
            </w:tcBorders>
            <w:hideMark/>
          </w:tcPr>
          <w:p w14:paraId="7FE1721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w:t>
            </w:r>
            <w:r>
              <w:rPr>
                <w:rFonts w:ascii="Times New Roman" w:hAnsi="Times New Roman" w:cs="Times New Roman"/>
                <w:sz w:val="24"/>
                <w:szCs w:val="24"/>
              </w:rPr>
              <w:t>1</w:t>
            </w:r>
            <w:r w:rsidRPr="005B2D5F">
              <w:rPr>
                <w:rFonts w:ascii="Times New Roman" w:hAnsi="Times New Roman" w:cs="Times New Roman"/>
                <w:sz w:val="24"/>
                <w:szCs w:val="24"/>
              </w:rPr>
              <w:t>.</w:t>
            </w:r>
            <w:r>
              <w:rPr>
                <w:rFonts w:ascii="Times New Roman" w:hAnsi="Times New Roman" w:cs="Times New Roman"/>
                <w:sz w:val="24"/>
                <w:szCs w:val="24"/>
              </w:rPr>
              <w:t>6</w:t>
            </w:r>
          </w:p>
        </w:tc>
        <w:tc>
          <w:tcPr>
            <w:tcW w:w="3781" w:type="dxa"/>
            <w:tcBorders>
              <w:top w:val="single" w:sz="4" w:space="0" w:color="auto"/>
              <w:left w:val="single" w:sz="4" w:space="0" w:color="auto"/>
              <w:bottom w:val="single" w:sz="4" w:space="0" w:color="auto"/>
              <w:right w:val="single" w:sz="4" w:space="0" w:color="auto"/>
            </w:tcBorders>
            <w:hideMark/>
          </w:tcPr>
          <w:p w14:paraId="06E27C0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w:t>
            </w:r>
            <w:r>
              <w:rPr>
                <w:rFonts w:ascii="Times New Roman" w:hAnsi="Times New Roman" w:cs="Times New Roman"/>
                <w:sz w:val="24"/>
                <w:szCs w:val="24"/>
              </w:rPr>
              <w:t>348</w:t>
            </w:r>
          </w:p>
        </w:tc>
      </w:tr>
      <w:tr w:rsidR="00BA6779" w:rsidRPr="005B2D5F" w14:paraId="3D793E40"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23868D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Computing (Revised)</w:t>
            </w:r>
          </w:p>
        </w:tc>
        <w:tc>
          <w:tcPr>
            <w:tcW w:w="0" w:type="auto"/>
            <w:tcBorders>
              <w:top w:val="single" w:sz="4" w:space="0" w:color="auto"/>
              <w:left w:val="single" w:sz="4" w:space="0" w:color="auto"/>
              <w:bottom w:val="single" w:sz="4" w:space="0" w:color="auto"/>
              <w:right w:val="single" w:sz="4" w:space="0" w:color="auto"/>
            </w:tcBorders>
            <w:hideMark/>
          </w:tcPr>
          <w:p w14:paraId="091B2720"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71B8A561"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3781" w:type="dxa"/>
            <w:tcBorders>
              <w:top w:val="single" w:sz="4" w:space="0" w:color="auto"/>
              <w:left w:val="single" w:sz="4" w:space="0" w:color="auto"/>
              <w:bottom w:val="single" w:sz="4" w:space="0" w:color="auto"/>
              <w:right w:val="single" w:sz="4" w:space="0" w:color="auto"/>
            </w:tcBorders>
            <w:hideMark/>
          </w:tcPr>
          <w:p w14:paraId="53AD6144"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w:t>
            </w:r>
            <w:r>
              <w:rPr>
                <w:rFonts w:ascii="Times New Roman" w:hAnsi="Times New Roman" w:cs="Times New Roman"/>
                <w:b/>
                <w:bCs/>
                <w:sz w:val="24"/>
                <w:szCs w:val="24"/>
              </w:rPr>
              <w:t>7,848</w:t>
            </w:r>
          </w:p>
        </w:tc>
      </w:tr>
    </w:tbl>
    <w:p w14:paraId="6F560134" w14:textId="77777777" w:rsidR="00BA6779" w:rsidRPr="005B2D5F" w:rsidRDefault="00BA6779" w:rsidP="00BA6779">
      <w:pPr>
        <w:jc w:val="both"/>
        <w:rPr>
          <w:b/>
          <w:bCs/>
          <w:sz w:val="24"/>
          <w:szCs w:val="24"/>
        </w:rPr>
      </w:pPr>
    </w:p>
    <w:tbl>
      <w:tblPr>
        <w:tblStyle w:val="TableGrid"/>
        <w:tblpPr w:leftFromText="180" w:rightFromText="180" w:vertAnchor="text" w:horzAnchor="margin" w:tblpXSpec="center" w:tblpY="152"/>
        <w:tblW w:w="10165" w:type="dxa"/>
        <w:tblLook w:val="04A0" w:firstRow="1" w:lastRow="0" w:firstColumn="1" w:lastColumn="0" w:noHBand="0" w:noVBand="1"/>
      </w:tblPr>
      <w:tblGrid>
        <w:gridCol w:w="3757"/>
        <w:gridCol w:w="1278"/>
        <w:gridCol w:w="1345"/>
        <w:gridCol w:w="3785"/>
      </w:tblGrid>
      <w:tr w:rsidR="002A2D32" w:rsidRPr="005B2D5F" w14:paraId="03A03D37"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1774B2F9"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7302B559"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49F40EB1"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3785" w:type="dxa"/>
            <w:tcBorders>
              <w:top w:val="single" w:sz="4" w:space="0" w:color="auto"/>
              <w:left w:val="single" w:sz="4" w:space="0" w:color="auto"/>
              <w:bottom w:val="single" w:sz="4" w:space="0" w:color="auto"/>
              <w:right w:val="single" w:sz="4" w:space="0" w:color="auto"/>
            </w:tcBorders>
            <w:hideMark/>
          </w:tcPr>
          <w:p w14:paraId="32E483C7"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2A2D32" w:rsidRPr="005B2D5F" w14:paraId="55946DDF"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35592B3E"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UPS units (1500VA)</w:t>
            </w:r>
          </w:p>
        </w:tc>
        <w:tc>
          <w:tcPr>
            <w:tcW w:w="0" w:type="auto"/>
            <w:tcBorders>
              <w:top w:val="single" w:sz="4" w:space="0" w:color="auto"/>
              <w:left w:val="single" w:sz="4" w:space="0" w:color="auto"/>
              <w:bottom w:val="single" w:sz="4" w:space="0" w:color="auto"/>
              <w:right w:val="single" w:sz="4" w:space="0" w:color="auto"/>
            </w:tcBorders>
            <w:hideMark/>
          </w:tcPr>
          <w:p w14:paraId="38DCAF35"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6 units</w:t>
            </w:r>
          </w:p>
        </w:tc>
        <w:tc>
          <w:tcPr>
            <w:tcW w:w="0" w:type="auto"/>
            <w:tcBorders>
              <w:top w:val="single" w:sz="4" w:space="0" w:color="auto"/>
              <w:left w:val="single" w:sz="4" w:space="0" w:color="auto"/>
              <w:bottom w:val="single" w:sz="4" w:space="0" w:color="auto"/>
              <w:right w:val="single" w:sz="4" w:space="0" w:color="auto"/>
            </w:tcBorders>
            <w:hideMark/>
          </w:tcPr>
          <w:p w14:paraId="053A5B40"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$120.00</w:t>
            </w:r>
          </w:p>
        </w:tc>
        <w:tc>
          <w:tcPr>
            <w:tcW w:w="3785" w:type="dxa"/>
            <w:tcBorders>
              <w:top w:val="single" w:sz="4" w:space="0" w:color="auto"/>
              <w:left w:val="single" w:sz="4" w:space="0" w:color="auto"/>
              <w:bottom w:val="single" w:sz="4" w:space="0" w:color="auto"/>
              <w:right w:val="single" w:sz="4" w:space="0" w:color="auto"/>
            </w:tcBorders>
            <w:hideMark/>
          </w:tcPr>
          <w:p w14:paraId="2ACB554E"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$720</w:t>
            </w:r>
          </w:p>
        </w:tc>
      </w:tr>
      <w:tr w:rsidR="002A2D32" w:rsidRPr="005B2D5F" w14:paraId="0A6FA24D"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3A47EA5D"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Power strips (surge protected)</w:t>
            </w:r>
          </w:p>
        </w:tc>
        <w:tc>
          <w:tcPr>
            <w:tcW w:w="0" w:type="auto"/>
            <w:tcBorders>
              <w:top w:val="single" w:sz="4" w:space="0" w:color="auto"/>
              <w:left w:val="single" w:sz="4" w:space="0" w:color="auto"/>
              <w:bottom w:val="single" w:sz="4" w:space="0" w:color="auto"/>
              <w:right w:val="single" w:sz="4" w:space="0" w:color="auto"/>
            </w:tcBorders>
            <w:hideMark/>
          </w:tcPr>
          <w:p w14:paraId="73F6D044"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 units</w:t>
            </w:r>
          </w:p>
        </w:tc>
        <w:tc>
          <w:tcPr>
            <w:tcW w:w="0" w:type="auto"/>
            <w:tcBorders>
              <w:top w:val="single" w:sz="4" w:space="0" w:color="auto"/>
              <w:left w:val="single" w:sz="4" w:space="0" w:color="auto"/>
              <w:bottom w:val="single" w:sz="4" w:space="0" w:color="auto"/>
              <w:right w:val="single" w:sz="4" w:space="0" w:color="auto"/>
            </w:tcBorders>
            <w:hideMark/>
          </w:tcPr>
          <w:p w14:paraId="5EA0C2C7"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$25.00</w:t>
            </w:r>
          </w:p>
        </w:tc>
        <w:tc>
          <w:tcPr>
            <w:tcW w:w="3785" w:type="dxa"/>
            <w:tcBorders>
              <w:top w:val="single" w:sz="4" w:space="0" w:color="auto"/>
              <w:left w:val="single" w:sz="4" w:space="0" w:color="auto"/>
              <w:bottom w:val="single" w:sz="4" w:space="0" w:color="auto"/>
              <w:right w:val="single" w:sz="4" w:space="0" w:color="auto"/>
            </w:tcBorders>
            <w:hideMark/>
          </w:tcPr>
          <w:p w14:paraId="585D32B8"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$375</w:t>
            </w:r>
          </w:p>
        </w:tc>
      </w:tr>
      <w:tr w:rsidR="002A2D32" w:rsidRPr="005B2D5F" w14:paraId="292F7B84"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7B21533"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Power management installation</w:t>
            </w:r>
          </w:p>
        </w:tc>
        <w:tc>
          <w:tcPr>
            <w:tcW w:w="0" w:type="auto"/>
            <w:tcBorders>
              <w:top w:val="single" w:sz="4" w:space="0" w:color="auto"/>
              <w:left w:val="single" w:sz="4" w:space="0" w:color="auto"/>
              <w:bottom w:val="single" w:sz="4" w:space="0" w:color="auto"/>
              <w:right w:val="single" w:sz="4" w:space="0" w:color="auto"/>
            </w:tcBorders>
            <w:hideMark/>
          </w:tcPr>
          <w:p w14:paraId="05E42C55"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day</w:t>
            </w:r>
          </w:p>
        </w:tc>
        <w:tc>
          <w:tcPr>
            <w:tcW w:w="0" w:type="auto"/>
            <w:tcBorders>
              <w:top w:val="single" w:sz="4" w:space="0" w:color="auto"/>
              <w:left w:val="single" w:sz="4" w:space="0" w:color="auto"/>
              <w:bottom w:val="single" w:sz="4" w:space="0" w:color="auto"/>
              <w:right w:val="single" w:sz="4" w:space="0" w:color="auto"/>
            </w:tcBorders>
            <w:hideMark/>
          </w:tcPr>
          <w:p w14:paraId="1D857473"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$100.00</w:t>
            </w:r>
          </w:p>
        </w:tc>
        <w:tc>
          <w:tcPr>
            <w:tcW w:w="3785" w:type="dxa"/>
            <w:tcBorders>
              <w:top w:val="single" w:sz="4" w:space="0" w:color="auto"/>
              <w:left w:val="single" w:sz="4" w:space="0" w:color="auto"/>
              <w:bottom w:val="single" w:sz="4" w:space="0" w:color="auto"/>
              <w:right w:val="single" w:sz="4" w:space="0" w:color="auto"/>
            </w:tcBorders>
            <w:hideMark/>
          </w:tcPr>
          <w:p w14:paraId="23D122C4"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w:t>
            </w:r>
          </w:p>
        </w:tc>
      </w:tr>
      <w:tr w:rsidR="002A2D32" w:rsidRPr="005B2D5F" w14:paraId="5D74D961"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1DA24747"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Power Management</w:t>
            </w:r>
          </w:p>
        </w:tc>
        <w:tc>
          <w:tcPr>
            <w:tcW w:w="0" w:type="auto"/>
            <w:tcBorders>
              <w:top w:val="single" w:sz="4" w:space="0" w:color="auto"/>
              <w:left w:val="single" w:sz="4" w:space="0" w:color="auto"/>
              <w:bottom w:val="single" w:sz="4" w:space="0" w:color="auto"/>
              <w:right w:val="single" w:sz="4" w:space="0" w:color="auto"/>
            </w:tcBorders>
            <w:hideMark/>
          </w:tcPr>
          <w:p w14:paraId="75953DD7" w14:textId="77777777" w:rsidR="002A2D32" w:rsidRPr="005B2D5F" w:rsidRDefault="002A2D32" w:rsidP="002A2D32">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79725325" w14:textId="77777777" w:rsidR="002A2D32" w:rsidRPr="005B2D5F" w:rsidRDefault="002A2D32" w:rsidP="002A2D32">
            <w:pPr>
              <w:spacing w:after="160" w:line="259" w:lineRule="auto"/>
              <w:jc w:val="both"/>
              <w:rPr>
                <w:rFonts w:ascii="Times New Roman" w:hAnsi="Times New Roman" w:cs="Times New Roman"/>
                <w:sz w:val="24"/>
                <w:szCs w:val="24"/>
              </w:rPr>
            </w:pPr>
          </w:p>
        </w:tc>
        <w:tc>
          <w:tcPr>
            <w:tcW w:w="3785" w:type="dxa"/>
            <w:tcBorders>
              <w:top w:val="single" w:sz="4" w:space="0" w:color="auto"/>
              <w:left w:val="single" w:sz="4" w:space="0" w:color="auto"/>
              <w:bottom w:val="single" w:sz="4" w:space="0" w:color="auto"/>
              <w:right w:val="single" w:sz="4" w:space="0" w:color="auto"/>
            </w:tcBorders>
            <w:hideMark/>
          </w:tcPr>
          <w:p w14:paraId="31EC9DF7"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$1,195</w:t>
            </w:r>
          </w:p>
        </w:tc>
      </w:tr>
    </w:tbl>
    <w:p w14:paraId="51790D91" w14:textId="77777777" w:rsidR="00BA6779" w:rsidRPr="005B2D5F" w:rsidRDefault="00BA6779" w:rsidP="00BA6779">
      <w:pPr>
        <w:jc w:val="both"/>
        <w:rPr>
          <w:b/>
          <w:bCs/>
          <w:sz w:val="24"/>
          <w:szCs w:val="24"/>
        </w:rPr>
      </w:pPr>
      <w:r w:rsidRPr="005B2D5F">
        <w:rPr>
          <w:b/>
          <w:bCs/>
          <w:sz w:val="24"/>
          <w:szCs w:val="24"/>
        </w:rPr>
        <w:t>4.2 Power Management &amp; Protection</w:t>
      </w:r>
    </w:p>
    <w:p w14:paraId="09D6F57F" w14:textId="77777777" w:rsidR="00BA6779" w:rsidRPr="005B2D5F" w:rsidRDefault="00BA6779" w:rsidP="00BA6779">
      <w:pPr>
        <w:jc w:val="both"/>
        <w:rPr>
          <w:b/>
          <w:bCs/>
          <w:sz w:val="24"/>
          <w:szCs w:val="24"/>
        </w:rPr>
      </w:pPr>
    </w:p>
    <w:tbl>
      <w:tblPr>
        <w:tblStyle w:val="TableGrid"/>
        <w:tblpPr w:leftFromText="180" w:rightFromText="180" w:vertAnchor="text" w:horzAnchor="margin" w:tblpXSpec="center" w:tblpY="207"/>
        <w:tblW w:w="10165" w:type="dxa"/>
        <w:tblLook w:val="04A0" w:firstRow="1" w:lastRow="0" w:firstColumn="1" w:lastColumn="0" w:noHBand="0" w:noVBand="1"/>
      </w:tblPr>
      <w:tblGrid>
        <w:gridCol w:w="4008"/>
        <w:gridCol w:w="1294"/>
        <w:gridCol w:w="1362"/>
        <w:gridCol w:w="3501"/>
      </w:tblGrid>
      <w:tr w:rsidR="002A2D32" w:rsidRPr="005B2D5F" w14:paraId="5B405B32"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D7B6322"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5196CF31"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21975B5A"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3501" w:type="dxa"/>
            <w:tcBorders>
              <w:top w:val="single" w:sz="4" w:space="0" w:color="auto"/>
              <w:left w:val="single" w:sz="4" w:space="0" w:color="auto"/>
              <w:bottom w:val="single" w:sz="4" w:space="0" w:color="auto"/>
              <w:right w:val="single" w:sz="4" w:space="0" w:color="auto"/>
            </w:tcBorders>
            <w:hideMark/>
          </w:tcPr>
          <w:p w14:paraId="46984949"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2A2D32" w:rsidRPr="005B2D5F" w14:paraId="0DD24866"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EF779A9"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Digital projector (3000 lumens)</w:t>
            </w:r>
          </w:p>
        </w:tc>
        <w:tc>
          <w:tcPr>
            <w:tcW w:w="0" w:type="auto"/>
            <w:tcBorders>
              <w:top w:val="single" w:sz="4" w:space="0" w:color="auto"/>
              <w:left w:val="single" w:sz="4" w:space="0" w:color="auto"/>
              <w:bottom w:val="single" w:sz="4" w:space="0" w:color="auto"/>
              <w:right w:val="single" w:sz="4" w:space="0" w:color="auto"/>
            </w:tcBorders>
            <w:hideMark/>
          </w:tcPr>
          <w:p w14:paraId="070322D6"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 units</w:t>
            </w:r>
          </w:p>
        </w:tc>
        <w:tc>
          <w:tcPr>
            <w:tcW w:w="0" w:type="auto"/>
            <w:tcBorders>
              <w:top w:val="single" w:sz="4" w:space="0" w:color="auto"/>
              <w:left w:val="single" w:sz="4" w:space="0" w:color="auto"/>
              <w:bottom w:val="single" w:sz="4" w:space="0" w:color="auto"/>
              <w:right w:val="single" w:sz="4" w:space="0" w:color="auto"/>
            </w:tcBorders>
            <w:hideMark/>
          </w:tcPr>
          <w:p w14:paraId="1E5C2870"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$400.00</w:t>
            </w:r>
          </w:p>
        </w:tc>
        <w:tc>
          <w:tcPr>
            <w:tcW w:w="3501" w:type="dxa"/>
            <w:tcBorders>
              <w:top w:val="single" w:sz="4" w:space="0" w:color="auto"/>
              <w:left w:val="single" w:sz="4" w:space="0" w:color="auto"/>
              <w:bottom w:val="single" w:sz="4" w:space="0" w:color="auto"/>
              <w:right w:val="single" w:sz="4" w:space="0" w:color="auto"/>
            </w:tcBorders>
            <w:hideMark/>
          </w:tcPr>
          <w:p w14:paraId="5088091C"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$800</w:t>
            </w:r>
          </w:p>
        </w:tc>
      </w:tr>
      <w:tr w:rsidR="002A2D32" w:rsidRPr="005B2D5F" w14:paraId="69ABFA69"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573020A2"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Projection screens (wall-mounted)</w:t>
            </w:r>
          </w:p>
        </w:tc>
        <w:tc>
          <w:tcPr>
            <w:tcW w:w="0" w:type="auto"/>
            <w:tcBorders>
              <w:top w:val="single" w:sz="4" w:space="0" w:color="auto"/>
              <w:left w:val="single" w:sz="4" w:space="0" w:color="auto"/>
              <w:bottom w:val="single" w:sz="4" w:space="0" w:color="auto"/>
              <w:right w:val="single" w:sz="4" w:space="0" w:color="auto"/>
            </w:tcBorders>
            <w:hideMark/>
          </w:tcPr>
          <w:p w14:paraId="6C60CDCD"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 units</w:t>
            </w:r>
          </w:p>
        </w:tc>
        <w:tc>
          <w:tcPr>
            <w:tcW w:w="0" w:type="auto"/>
            <w:tcBorders>
              <w:top w:val="single" w:sz="4" w:space="0" w:color="auto"/>
              <w:left w:val="single" w:sz="4" w:space="0" w:color="auto"/>
              <w:bottom w:val="single" w:sz="4" w:space="0" w:color="auto"/>
              <w:right w:val="single" w:sz="4" w:space="0" w:color="auto"/>
            </w:tcBorders>
            <w:hideMark/>
          </w:tcPr>
          <w:p w14:paraId="58C42157"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$120.00</w:t>
            </w:r>
          </w:p>
        </w:tc>
        <w:tc>
          <w:tcPr>
            <w:tcW w:w="3501" w:type="dxa"/>
            <w:tcBorders>
              <w:top w:val="single" w:sz="4" w:space="0" w:color="auto"/>
              <w:left w:val="single" w:sz="4" w:space="0" w:color="auto"/>
              <w:bottom w:val="single" w:sz="4" w:space="0" w:color="auto"/>
              <w:right w:val="single" w:sz="4" w:space="0" w:color="auto"/>
            </w:tcBorders>
            <w:hideMark/>
          </w:tcPr>
          <w:p w14:paraId="773FE7C9"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$240</w:t>
            </w:r>
          </w:p>
        </w:tc>
      </w:tr>
      <w:tr w:rsidR="002A2D32" w:rsidRPr="005B2D5F" w14:paraId="48982284"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5B279AC"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Projector mounting hardware</w:t>
            </w:r>
          </w:p>
        </w:tc>
        <w:tc>
          <w:tcPr>
            <w:tcW w:w="0" w:type="auto"/>
            <w:tcBorders>
              <w:top w:val="single" w:sz="4" w:space="0" w:color="auto"/>
              <w:left w:val="single" w:sz="4" w:space="0" w:color="auto"/>
              <w:bottom w:val="single" w:sz="4" w:space="0" w:color="auto"/>
              <w:right w:val="single" w:sz="4" w:space="0" w:color="auto"/>
            </w:tcBorders>
            <w:hideMark/>
          </w:tcPr>
          <w:p w14:paraId="2AF261B3"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 sets</w:t>
            </w:r>
          </w:p>
        </w:tc>
        <w:tc>
          <w:tcPr>
            <w:tcW w:w="0" w:type="auto"/>
            <w:tcBorders>
              <w:top w:val="single" w:sz="4" w:space="0" w:color="auto"/>
              <w:left w:val="single" w:sz="4" w:space="0" w:color="auto"/>
              <w:bottom w:val="single" w:sz="4" w:space="0" w:color="auto"/>
              <w:right w:val="single" w:sz="4" w:space="0" w:color="auto"/>
            </w:tcBorders>
            <w:hideMark/>
          </w:tcPr>
          <w:p w14:paraId="2F9ADBEE"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$75.00</w:t>
            </w:r>
          </w:p>
        </w:tc>
        <w:tc>
          <w:tcPr>
            <w:tcW w:w="3501" w:type="dxa"/>
            <w:tcBorders>
              <w:top w:val="single" w:sz="4" w:space="0" w:color="auto"/>
              <w:left w:val="single" w:sz="4" w:space="0" w:color="auto"/>
              <w:bottom w:val="single" w:sz="4" w:space="0" w:color="auto"/>
              <w:right w:val="single" w:sz="4" w:space="0" w:color="auto"/>
            </w:tcBorders>
            <w:hideMark/>
          </w:tcPr>
          <w:p w14:paraId="62F41360"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w:t>
            </w:r>
          </w:p>
        </w:tc>
      </w:tr>
      <w:tr w:rsidR="002A2D32" w:rsidRPr="005B2D5F" w14:paraId="036D3B00"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F70F73A"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HDMI cables and accessories</w:t>
            </w:r>
          </w:p>
        </w:tc>
        <w:tc>
          <w:tcPr>
            <w:tcW w:w="0" w:type="auto"/>
            <w:tcBorders>
              <w:top w:val="single" w:sz="4" w:space="0" w:color="auto"/>
              <w:left w:val="single" w:sz="4" w:space="0" w:color="auto"/>
              <w:bottom w:val="single" w:sz="4" w:space="0" w:color="auto"/>
              <w:right w:val="single" w:sz="4" w:space="0" w:color="auto"/>
            </w:tcBorders>
            <w:hideMark/>
          </w:tcPr>
          <w:p w14:paraId="7BC9144E"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set</w:t>
            </w:r>
          </w:p>
        </w:tc>
        <w:tc>
          <w:tcPr>
            <w:tcW w:w="0" w:type="auto"/>
            <w:tcBorders>
              <w:top w:val="single" w:sz="4" w:space="0" w:color="auto"/>
              <w:left w:val="single" w:sz="4" w:space="0" w:color="auto"/>
              <w:bottom w:val="single" w:sz="4" w:space="0" w:color="auto"/>
              <w:right w:val="single" w:sz="4" w:space="0" w:color="auto"/>
            </w:tcBorders>
            <w:hideMark/>
          </w:tcPr>
          <w:p w14:paraId="6C1CE2ED"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$80.00</w:t>
            </w:r>
          </w:p>
        </w:tc>
        <w:tc>
          <w:tcPr>
            <w:tcW w:w="3501" w:type="dxa"/>
            <w:tcBorders>
              <w:top w:val="single" w:sz="4" w:space="0" w:color="auto"/>
              <w:left w:val="single" w:sz="4" w:space="0" w:color="auto"/>
              <w:bottom w:val="single" w:sz="4" w:space="0" w:color="auto"/>
              <w:right w:val="single" w:sz="4" w:space="0" w:color="auto"/>
            </w:tcBorders>
            <w:hideMark/>
          </w:tcPr>
          <w:p w14:paraId="2B3AA233"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$80</w:t>
            </w:r>
          </w:p>
        </w:tc>
      </w:tr>
      <w:tr w:rsidR="002A2D32" w:rsidRPr="005B2D5F" w14:paraId="67C958B4"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107D1285"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Presentation</w:t>
            </w:r>
          </w:p>
        </w:tc>
        <w:tc>
          <w:tcPr>
            <w:tcW w:w="0" w:type="auto"/>
            <w:tcBorders>
              <w:top w:val="single" w:sz="4" w:space="0" w:color="auto"/>
              <w:left w:val="single" w:sz="4" w:space="0" w:color="auto"/>
              <w:bottom w:val="single" w:sz="4" w:space="0" w:color="auto"/>
              <w:right w:val="single" w:sz="4" w:space="0" w:color="auto"/>
            </w:tcBorders>
            <w:hideMark/>
          </w:tcPr>
          <w:p w14:paraId="293C2F8A" w14:textId="77777777" w:rsidR="002A2D32" w:rsidRPr="005B2D5F" w:rsidRDefault="002A2D32" w:rsidP="002A2D32">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04F895F5" w14:textId="77777777" w:rsidR="002A2D32" w:rsidRPr="005B2D5F" w:rsidRDefault="002A2D32" w:rsidP="002A2D32">
            <w:pPr>
              <w:spacing w:after="160" w:line="259" w:lineRule="auto"/>
              <w:jc w:val="both"/>
              <w:rPr>
                <w:rFonts w:ascii="Times New Roman" w:hAnsi="Times New Roman" w:cs="Times New Roman"/>
                <w:sz w:val="24"/>
                <w:szCs w:val="24"/>
              </w:rPr>
            </w:pPr>
          </w:p>
        </w:tc>
        <w:tc>
          <w:tcPr>
            <w:tcW w:w="3501" w:type="dxa"/>
            <w:tcBorders>
              <w:top w:val="single" w:sz="4" w:space="0" w:color="auto"/>
              <w:left w:val="single" w:sz="4" w:space="0" w:color="auto"/>
              <w:bottom w:val="single" w:sz="4" w:space="0" w:color="auto"/>
              <w:right w:val="single" w:sz="4" w:space="0" w:color="auto"/>
            </w:tcBorders>
            <w:hideMark/>
          </w:tcPr>
          <w:p w14:paraId="4F9D7CCB"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$1,270</w:t>
            </w:r>
          </w:p>
        </w:tc>
      </w:tr>
    </w:tbl>
    <w:p w14:paraId="1694AFA7" w14:textId="24CCC6CB" w:rsidR="00BA6779" w:rsidRPr="005B2D5F" w:rsidRDefault="00BA6779" w:rsidP="00BA6779">
      <w:pPr>
        <w:jc w:val="both"/>
        <w:rPr>
          <w:b/>
          <w:bCs/>
          <w:sz w:val="24"/>
          <w:szCs w:val="24"/>
        </w:rPr>
      </w:pPr>
      <w:r w:rsidRPr="005B2D5F">
        <w:rPr>
          <w:b/>
          <w:bCs/>
          <w:sz w:val="24"/>
          <w:szCs w:val="24"/>
        </w:rPr>
        <w:t>4.3 Presentation Equipment</w:t>
      </w:r>
    </w:p>
    <w:p w14:paraId="3E6B7A0F" w14:textId="77777777" w:rsidR="00BA6779" w:rsidRPr="005B2D5F" w:rsidRDefault="00BA6779" w:rsidP="00BA6779">
      <w:pPr>
        <w:jc w:val="both"/>
        <w:rPr>
          <w:b/>
          <w:bCs/>
          <w:sz w:val="24"/>
          <w:szCs w:val="24"/>
        </w:rPr>
      </w:pPr>
    </w:p>
    <w:p w14:paraId="3C36733B" w14:textId="77777777" w:rsidR="00BA6779" w:rsidRPr="005B2D5F" w:rsidRDefault="00BA6779" w:rsidP="00BA6779">
      <w:pPr>
        <w:jc w:val="both"/>
        <w:rPr>
          <w:b/>
          <w:bCs/>
          <w:sz w:val="24"/>
          <w:szCs w:val="24"/>
        </w:rPr>
      </w:pPr>
      <w:r w:rsidRPr="005B2D5F">
        <w:rPr>
          <w:b/>
          <w:bCs/>
          <w:sz w:val="24"/>
          <w:szCs w:val="24"/>
        </w:rPr>
        <w:lastRenderedPageBreak/>
        <w:t>4.4 Network &amp; Internet Connectivity</w:t>
      </w:r>
    </w:p>
    <w:tbl>
      <w:tblPr>
        <w:tblStyle w:val="TableGrid"/>
        <w:tblW w:w="10165" w:type="dxa"/>
        <w:tblInd w:w="-940" w:type="dxa"/>
        <w:tblLook w:val="04A0" w:firstRow="1" w:lastRow="0" w:firstColumn="1" w:lastColumn="0" w:noHBand="0" w:noVBand="1"/>
      </w:tblPr>
      <w:tblGrid>
        <w:gridCol w:w="3951"/>
        <w:gridCol w:w="1303"/>
        <w:gridCol w:w="1372"/>
        <w:gridCol w:w="3539"/>
      </w:tblGrid>
      <w:tr w:rsidR="00BA6779" w:rsidRPr="005B2D5F" w14:paraId="43311456"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FEF79D9"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0" w:type="auto"/>
            <w:tcBorders>
              <w:top w:val="single" w:sz="4" w:space="0" w:color="auto"/>
              <w:left w:val="single" w:sz="4" w:space="0" w:color="auto"/>
              <w:bottom w:val="single" w:sz="4" w:space="0" w:color="auto"/>
              <w:right w:val="single" w:sz="4" w:space="0" w:color="auto"/>
            </w:tcBorders>
            <w:hideMark/>
          </w:tcPr>
          <w:p w14:paraId="71224462"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0" w:type="auto"/>
            <w:tcBorders>
              <w:top w:val="single" w:sz="4" w:space="0" w:color="auto"/>
              <w:left w:val="single" w:sz="4" w:space="0" w:color="auto"/>
              <w:bottom w:val="single" w:sz="4" w:space="0" w:color="auto"/>
              <w:right w:val="single" w:sz="4" w:space="0" w:color="auto"/>
            </w:tcBorders>
            <w:hideMark/>
          </w:tcPr>
          <w:p w14:paraId="4AA6598A"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3539" w:type="dxa"/>
            <w:tcBorders>
              <w:top w:val="single" w:sz="4" w:space="0" w:color="auto"/>
              <w:left w:val="single" w:sz="4" w:space="0" w:color="auto"/>
              <w:bottom w:val="single" w:sz="4" w:space="0" w:color="auto"/>
              <w:right w:val="single" w:sz="4" w:space="0" w:color="auto"/>
            </w:tcBorders>
            <w:hideMark/>
          </w:tcPr>
          <w:p w14:paraId="6AC5D95F"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0F6A93E4"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CE606C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Network switch (48-port)</w:t>
            </w:r>
          </w:p>
        </w:tc>
        <w:tc>
          <w:tcPr>
            <w:tcW w:w="0" w:type="auto"/>
            <w:tcBorders>
              <w:top w:val="single" w:sz="4" w:space="0" w:color="auto"/>
              <w:left w:val="single" w:sz="4" w:space="0" w:color="auto"/>
              <w:bottom w:val="single" w:sz="4" w:space="0" w:color="auto"/>
              <w:right w:val="single" w:sz="4" w:space="0" w:color="auto"/>
            </w:tcBorders>
            <w:hideMark/>
          </w:tcPr>
          <w:p w14:paraId="2F9ECA7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unit</w:t>
            </w:r>
          </w:p>
        </w:tc>
        <w:tc>
          <w:tcPr>
            <w:tcW w:w="0" w:type="auto"/>
            <w:tcBorders>
              <w:top w:val="single" w:sz="4" w:space="0" w:color="auto"/>
              <w:left w:val="single" w:sz="4" w:space="0" w:color="auto"/>
              <w:bottom w:val="single" w:sz="4" w:space="0" w:color="auto"/>
              <w:right w:val="single" w:sz="4" w:space="0" w:color="auto"/>
            </w:tcBorders>
            <w:hideMark/>
          </w:tcPr>
          <w:p w14:paraId="79CA570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$200.00</w:t>
            </w:r>
          </w:p>
        </w:tc>
        <w:tc>
          <w:tcPr>
            <w:tcW w:w="3539" w:type="dxa"/>
            <w:tcBorders>
              <w:top w:val="single" w:sz="4" w:space="0" w:color="auto"/>
              <w:left w:val="single" w:sz="4" w:space="0" w:color="auto"/>
              <w:bottom w:val="single" w:sz="4" w:space="0" w:color="auto"/>
              <w:right w:val="single" w:sz="4" w:space="0" w:color="auto"/>
            </w:tcBorders>
            <w:hideMark/>
          </w:tcPr>
          <w:p w14:paraId="627A786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$200</w:t>
            </w:r>
          </w:p>
        </w:tc>
      </w:tr>
      <w:tr w:rsidR="00BA6779" w:rsidRPr="005B2D5F" w14:paraId="78F9080F"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6B83E5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Ethernet cables (Cat6)</w:t>
            </w:r>
          </w:p>
        </w:tc>
        <w:tc>
          <w:tcPr>
            <w:tcW w:w="0" w:type="auto"/>
            <w:tcBorders>
              <w:top w:val="single" w:sz="4" w:space="0" w:color="auto"/>
              <w:left w:val="single" w:sz="4" w:space="0" w:color="auto"/>
              <w:bottom w:val="single" w:sz="4" w:space="0" w:color="auto"/>
              <w:right w:val="single" w:sz="4" w:space="0" w:color="auto"/>
            </w:tcBorders>
            <w:hideMark/>
          </w:tcPr>
          <w:p w14:paraId="653C3F0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35 units</w:t>
            </w:r>
          </w:p>
        </w:tc>
        <w:tc>
          <w:tcPr>
            <w:tcW w:w="0" w:type="auto"/>
            <w:tcBorders>
              <w:top w:val="single" w:sz="4" w:space="0" w:color="auto"/>
              <w:left w:val="single" w:sz="4" w:space="0" w:color="auto"/>
              <w:bottom w:val="single" w:sz="4" w:space="0" w:color="auto"/>
              <w:right w:val="single" w:sz="4" w:space="0" w:color="auto"/>
            </w:tcBorders>
            <w:hideMark/>
          </w:tcPr>
          <w:p w14:paraId="534B154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w:t>
            </w:r>
          </w:p>
        </w:tc>
        <w:tc>
          <w:tcPr>
            <w:tcW w:w="3539" w:type="dxa"/>
            <w:tcBorders>
              <w:top w:val="single" w:sz="4" w:space="0" w:color="auto"/>
              <w:left w:val="single" w:sz="4" w:space="0" w:color="auto"/>
              <w:bottom w:val="single" w:sz="4" w:space="0" w:color="auto"/>
              <w:right w:val="single" w:sz="4" w:space="0" w:color="auto"/>
            </w:tcBorders>
            <w:hideMark/>
          </w:tcPr>
          <w:p w14:paraId="027C634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$420</w:t>
            </w:r>
          </w:p>
        </w:tc>
      </w:tr>
      <w:tr w:rsidR="00BA6779" w:rsidRPr="005B2D5F" w14:paraId="1FC9218B"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4B717E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Wireless router (enterprise grade)</w:t>
            </w:r>
          </w:p>
        </w:tc>
        <w:tc>
          <w:tcPr>
            <w:tcW w:w="0" w:type="auto"/>
            <w:tcBorders>
              <w:top w:val="single" w:sz="4" w:space="0" w:color="auto"/>
              <w:left w:val="single" w:sz="4" w:space="0" w:color="auto"/>
              <w:bottom w:val="single" w:sz="4" w:space="0" w:color="auto"/>
              <w:right w:val="single" w:sz="4" w:space="0" w:color="auto"/>
            </w:tcBorders>
            <w:hideMark/>
          </w:tcPr>
          <w:p w14:paraId="7F1D757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unit</w:t>
            </w:r>
          </w:p>
        </w:tc>
        <w:tc>
          <w:tcPr>
            <w:tcW w:w="0" w:type="auto"/>
            <w:tcBorders>
              <w:top w:val="single" w:sz="4" w:space="0" w:color="auto"/>
              <w:left w:val="single" w:sz="4" w:space="0" w:color="auto"/>
              <w:bottom w:val="single" w:sz="4" w:space="0" w:color="auto"/>
              <w:right w:val="single" w:sz="4" w:space="0" w:color="auto"/>
            </w:tcBorders>
            <w:hideMark/>
          </w:tcPr>
          <w:p w14:paraId="28319541"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$150.00</w:t>
            </w:r>
          </w:p>
        </w:tc>
        <w:tc>
          <w:tcPr>
            <w:tcW w:w="3539" w:type="dxa"/>
            <w:tcBorders>
              <w:top w:val="single" w:sz="4" w:space="0" w:color="auto"/>
              <w:left w:val="single" w:sz="4" w:space="0" w:color="auto"/>
              <w:bottom w:val="single" w:sz="4" w:space="0" w:color="auto"/>
              <w:right w:val="single" w:sz="4" w:space="0" w:color="auto"/>
            </w:tcBorders>
            <w:hideMark/>
          </w:tcPr>
          <w:p w14:paraId="1137ABD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w:t>
            </w:r>
          </w:p>
        </w:tc>
      </w:tr>
      <w:tr w:rsidR="00BA6779" w:rsidRPr="005B2D5F" w14:paraId="223A7BEB"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218865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Network installation and setup</w:t>
            </w:r>
          </w:p>
        </w:tc>
        <w:tc>
          <w:tcPr>
            <w:tcW w:w="0" w:type="auto"/>
            <w:tcBorders>
              <w:top w:val="single" w:sz="4" w:space="0" w:color="auto"/>
              <w:left w:val="single" w:sz="4" w:space="0" w:color="auto"/>
              <w:bottom w:val="single" w:sz="4" w:space="0" w:color="auto"/>
              <w:right w:val="single" w:sz="4" w:space="0" w:color="auto"/>
            </w:tcBorders>
            <w:hideMark/>
          </w:tcPr>
          <w:p w14:paraId="01E5D3C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 days</w:t>
            </w:r>
          </w:p>
        </w:tc>
        <w:tc>
          <w:tcPr>
            <w:tcW w:w="0" w:type="auto"/>
            <w:tcBorders>
              <w:top w:val="single" w:sz="4" w:space="0" w:color="auto"/>
              <w:left w:val="single" w:sz="4" w:space="0" w:color="auto"/>
              <w:bottom w:val="single" w:sz="4" w:space="0" w:color="auto"/>
              <w:right w:val="single" w:sz="4" w:space="0" w:color="auto"/>
            </w:tcBorders>
            <w:hideMark/>
          </w:tcPr>
          <w:p w14:paraId="68FB3B6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$150.00</w:t>
            </w:r>
          </w:p>
        </w:tc>
        <w:tc>
          <w:tcPr>
            <w:tcW w:w="3539" w:type="dxa"/>
            <w:tcBorders>
              <w:top w:val="single" w:sz="4" w:space="0" w:color="auto"/>
              <w:left w:val="single" w:sz="4" w:space="0" w:color="auto"/>
              <w:bottom w:val="single" w:sz="4" w:space="0" w:color="auto"/>
              <w:right w:val="single" w:sz="4" w:space="0" w:color="auto"/>
            </w:tcBorders>
            <w:hideMark/>
          </w:tcPr>
          <w:p w14:paraId="0923171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$300</w:t>
            </w:r>
          </w:p>
        </w:tc>
      </w:tr>
      <w:tr w:rsidR="00BA6779" w:rsidRPr="005B2D5F" w14:paraId="1F93518D"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38B0ABA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Internet connection setup</w:t>
            </w:r>
          </w:p>
        </w:tc>
        <w:tc>
          <w:tcPr>
            <w:tcW w:w="0" w:type="auto"/>
            <w:tcBorders>
              <w:top w:val="single" w:sz="4" w:space="0" w:color="auto"/>
              <w:left w:val="single" w:sz="4" w:space="0" w:color="auto"/>
              <w:bottom w:val="single" w:sz="4" w:space="0" w:color="auto"/>
              <w:right w:val="single" w:sz="4" w:space="0" w:color="auto"/>
            </w:tcBorders>
            <w:hideMark/>
          </w:tcPr>
          <w:p w14:paraId="6CB70CB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service</w:t>
            </w:r>
          </w:p>
        </w:tc>
        <w:tc>
          <w:tcPr>
            <w:tcW w:w="0" w:type="auto"/>
            <w:tcBorders>
              <w:top w:val="single" w:sz="4" w:space="0" w:color="auto"/>
              <w:left w:val="single" w:sz="4" w:space="0" w:color="auto"/>
              <w:bottom w:val="single" w:sz="4" w:space="0" w:color="auto"/>
              <w:right w:val="single" w:sz="4" w:space="0" w:color="auto"/>
            </w:tcBorders>
            <w:hideMark/>
          </w:tcPr>
          <w:p w14:paraId="456FFF3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$100.00</w:t>
            </w:r>
          </w:p>
        </w:tc>
        <w:tc>
          <w:tcPr>
            <w:tcW w:w="3539" w:type="dxa"/>
            <w:tcBorders>
              <w:top w:val="single" w:sz="4" w:space="0" w:color="auto"/>
              <w:left w:val="single" w:sz="4" w:space="0" w:color="auto"/>
              <w:bottom w:val="single" w:sz="4" w:space="0" w:color="auto"/>
              <w:right w:val="single" w:sz="4" w:space="0" w:color="auto"/>
            </w:tcBorders>
            <w:hideMark/>
          </w:tcPr>
          <w:p w14:paraId="749F552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w:t>
            </w:r>
          </w:p>
        </w:tc>
      </w:tr>
      <w:tr w:rsidR="00BA6779" w:rsidRPr="005B2D5F" w14:paraId="43038753"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1AC5CA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Network</w:t>
            </w:r>
          </w:p>
        </w:tc>
        <w:tc>
          <w:tcPr>
            <w:tcW w:w="0" w:type="auto"/>
            <w:tcBorders>
              <w:top w:val="single" w:sz="4" w:space="0" w:color="auto"/>
              <w:left w:val="single" w:sz="4" w:space="0" w:color="auto"/>
              <w:bottom w:val="single" w:sz="4" w:space="0" w:color="auto"/>
              <w:right w:val="single" w:sz="4" w:space="0" w:color="auto"/>
            </w:tcBorders>
            <w:hideMark/>
          </w:tcPr>
          <w:p w14:paraId="7C6C1323"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59273234"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3539" w:type="dxa"/>
            <w:tcBorders>
              <w:top w:val="single" w:sz="4" w:space="0" w:color="auto"/>
              <w:left w:val="single" w:sz="4" w:space="0" w:color="auto"/>
              <w:bottom w:val="single" w:sz="4" w:space="0" w:color="auto"/>
              <w:right w:val="single" w:sz="4" w:space="0" w:color="auto"/>
            </w:tcBorders>
            <w:hideMark/>
          </w:tcPr>
          <w:p w14:paraId="4FBDE4E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$1,170</w:t>
            </w:r>
          </w:p>
        </w:tc>
      </w:tr>
    </w:tbl>
    <w:p w14:paraId="796B5C55" w14:textId="77777777" w:rsidR="00BA6779" w:rsidRPr="005B2D5F" w:rsidRDefault="00BA6779" w:rsidP="00BA6779">
      <w:pPr>
        <w:jc w:val="both"/>
        <w:rPr>
          <w:sz w:val="24"/>
          <w:szCs w:val="24"/>
        </w:rPr>
      </w:pPr>
    </w:p>
    <w:p w14:paraId="26C21946" w14:textId="77777777" w:rsidR="00BA6779" w:rsidRPr="005B2D5F" w:rsidRDefault="00BA6779" w:rsidP="00BA6779">
      <w:pPr>
        <w:jc w:val="both"/>
        <w:rPr>
          <w:b/>
          <w:bCs/>
          <w:sz w:val="24"/>
          <w:szCs w:val="24"/>
        </w:rPr>
      </w:pPr>
      <w:r w:rsidRPr="005B2D5F">
        <w:rPr>
          <w:b/>
          <w:bCs/>
          <w:sz w:val="24"/>
          <w:szCs w:val="24"/>
        </w:rPr>
        <w:t>5. LABOR &amp; CONSTRUCTION</w:t>
      </w:r>
    </w:p>
    <w:p w14:paraId="7F505796" w14:textId="77777777" w:rsidR="00BA6779" w:rsidRPr="005B2D5F" w:rsidRDefault="00BA6779" w:rsidP="00BA6779">
      <w:pPr>
        <w:jc w:val="both"/>
        <w:rPr>
          <w:b/>
          <w:bCs/>
          <w:sz w:val="24"/>
          <w:szCs w:val="24"/>
        </w:rPr>
      </w:pPr>
      <w:r w:rsidRPr="005B2D5F">
        <w:rPr>
          <w:b/>
          <w:bCs/>
          <w:sz w:val="24"/>
          <w:szCs w:val="24"/>
        </w:rPr>
        <w:t>5.1 Construction Workers Compensation</w:t>
      </w:r>
    </w:p>
    <w:tbl>
      <w:tblPr>
        <w:tblStyle w:val="TableGrid"/>
        <w:tblW w:w="10075" w:type="dxa"/>
        <w:tblInd w:w="-892" w:type="dxa"/>
        <w:tblLook w:val="04A0" w:firstRow="1" w:lastRow="0" w:firstColumn="1" w:lastColumn="0" w:noHBand="0" w:noVBand="1"/>
      </w:tblPr>
      <w:tblGrid>
        <w:gridCol w:w="3542"/>
        <w:gridCol w:w="2355"/>
        <w:gridCol w:w="1501"/>
        <w:gridCol w:w="2677"/>
      </w:tblGrid>
      <w:tr w:rsidR="00BA6779" w:rsidRPr="005B2D5F" w14:paraId="5E915B1C"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83D086F"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Category</w:t>
            </w:r>
          </w:p>
        </w:tc>
        <w:tc>
          <w:tcPr>
            <w:tcW w:w="0" w:type="auto"/>
            <w:tcBorders>
              <w:top w:val="single" w:sz="4" w:space="0" w:color="auto"/>
              <w:left w:val="single" w:sz="4" w:space="0" w:color="auto"/>
              <w:bottom w:val="single" w:sz="4" w:space="0" w:color="auto"/>
              <w:right w:val="single" w:sz="4" w:space="0" w:color="auto"/>
            </w:tcBorders>
            <w:hideMark/>
          </w:tcPr>
          <w:p w14:paraId="68795660"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Duration</w:t>
            </w:r>
          </w:p>
        </w:tc>
        <w:tc>
          <w:tcPr>
            <w:tcW w:w="0" w:type="auto"/>
            <w:tcBorders>
              <w:top w:val="single" w:sz="4" w:space="0" w:color="auto"/>
              <w:left w:val="single" w:sz="4" w:space="0" w:color="auto"/>
              <w:bottom w:val="single" w:sz="4" w:space="0" w:color="auto"/>
              <w:right w:val="single" w:sz="4" w:space="0" w:color="auto"/>
            </w:tcBorders>
            <w:hideMark/>
          </w:tcPr>
          <w:p w14:paraId="11F388BB"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Daily Rate</w:t>
            </w:r>
          </w:p>
        </w:tc>
        <w:tc>
          <w:tcPr>
            <w:tcW w:w="2677" w:type="dxa"/>
            <w:tcBorders>
              <w:top w:val="single" w:sz="4" w:space="0" w:color="auto"/>
              <w:left w:val="single" w:sz="4" w:space="0" w:color="auto"/>
              <w:bottom w:val="single" w:sz="4" w:space="0" w:color="auto"/>
              <w:right w:val="single" w:sz="4" w:space="0" w:color="auto"/>
            </w:tcBorders>
            <w:hideMark/>
          </w:tcPr>
          <w:p w14:paraId="46D117F8"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74BDE7E8"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9612F1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General contractor/supervisor</w:t>
            </w:r>
          </w:p>
        </w:tc>
        <w:tc>
          <w:tcPr>
            <w:tcW w:w="0" w:type="auto"/>
            <w:tcBorders>
              <w:top w:val="single" w:sz="4" w:space="0" w:color="auto"/>
              <w:left w:val="single" w:sz="4" w:space="0" w:color="auto"/>
              <w:bottom w:val="single" w:sz="4" w:space="0" w:color="auto"/>
              <w:right w:val="single" w:sz="4" w:space="0" w:color="auto"/>
            </w:tcBorders>
            <w:hideMark/>
          </w:tcPr>
          <w:p w14:paraId="7058711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 days</w:t>
            </w:r>
          </w:p>
        </w:tc>
        <w:tc>
          <w:tcPr>
            <w:tcW w:w="0" w:type="auto"/>
            <w:tcBorders>
              <w:top w:val="single" w:sz="4" w:space="0" w:color="auto"/>
              <w:left w:val="single" w:sz="4" w:space="0" w:color="auto"/>
              <w:bottom w:val="single" w:sz="4" w:space="0" w:color="auto"/>
              <w:right w:val="single" w:sz="4" w:space="0" w:color="auto"/>
            </w:tcBorders>
            <w:hideMark/>
          </w:tcPr>
          <w:p w14:paraId="0BF7D3E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$120.00</w:t>
            </w:r>
          </w:p>
        </w:tc>
        <w:tc>
          <w:tcPr>
            <w:tcW w:w="2677" w:type="dxa"/>
            <w:tcBorders>
              <w:top w:val="single" w:sz="4" w:space="0" w:color="auto"/>
              <w:left w:val="single" w:sz="4" w:space="0" w:color="auto"/>
              <w:bottom w:val="single" w:sz="4" w:space="0" w:color="auto"/>
              <w:right w:val="single" w:sz="4" w:space="0" w:color="auto"/>
            </w:tcBorders>
            <w:hideMark/>
          </w:tcPr>
          <w:p w14:paraId="3D8A111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$1,200</w:t>
            </w:r>
          </w:p>
        </w:tc>
      </w:tr>
      <w:tr w:rsidR="00BA6779" w:rsidRPr="005B2D5F" w14:paraId="096E6CE9"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34769F9A"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Skilled construction workers</w:t>
            </w:r>
          </w:p>
        </w:tc>
        <w:tc>
          <w:tcPr>
            <w:tcW w:w="0" w:type="auto"/>
            <w:tcBorders>
              <w:top w:val="single" w:sz="4" w:space="0" w:color="auto"/>
              <w:left w:val="single" w:sz="4" w:space="0" w:color="auto"/>
              <w:bottom w:val="single" w:sz="4" w:space="0" w:color="auto"/>
              <w:right w:val="single" w:sz="4" w:space="0" w:color="auto"/>
            </w:tcBorders>
            <w:hideMark/>
          </w:tcPr>
          <w:p w14:paraId="45D5953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 days × 2 workers</w:t>
            </w:r>
          </w:p>
        </w:tc>
        <w:tc>
          <w:tcPr>
            <w:tcW w:w="0" w:type="auto"/>
            <w:tcBorders>
              <w:top w:val="single" w:sz="4" w:space="0" w:color="auto"/>
              <w:left w:val="single" w:sz="4" w:space="0" w:color="auto"/>
              <w:bottom w:val="single" w:sz="4" w:space="0" w:color="auto"/>
              <w:right w:val="single" w:sz="4" w:space="0" w:color="auto"/>
            </w:tcBorders>
            <w:hideMark/>
          </w:tcPr>
          <w:p w14:paraId="2DCA104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$80.00</w:t>
            </w:r>
          </w:p>
        </w:tc>
        <w:tc>
          <w:tcPr>
            <w:tcW w:w="2677" w:type="dxa"/>
            <w:tcBorders>
              <w:top w:val="single" w:sz="4" w:space="0" w:color="auto"/>
              <w:left w:val="single" w:sz="4" w:space="0" w:color="auto"/>
              <w:bottom w:val="single" w:sz="4" w:space="0" w:color="auto"/>
              <w:right w:val="single" w:sz="4" w:space="0" w:color="auto"/>
            </w:tcBorders>
            <w:hideMark/>
          </w:tcPr>
          <w:p w14:paraId="3BDF87E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$1,280</w:t>
            </w:r>
          </w:p>
        </w:tc>
      </w:tr>
      <w:tr w:rsidR="00BA6779" w:rsidRPr="005B2D5F" w14:paraId="4A7C0904"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6C54EA01"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General laborers</w:t>
            </w:r>
          </w:p>
        </w:tc>
        <w:tc>
          <w:tcPr>
            <w:tcW w:w="0" w:type="auto"/>
            <w:tcBorders>
              <w:top w:val="single" w:sz="4" w:space="0" w:color="auto"/>
              <w:left w:val="single" w:sz="4" w:space="0" w:color="auto"/>
              <w:bottom w:val="single" w:sz="4" w:space="0" w:color="auto"/>
              <w:right w:val="single" w:sz="4" w:space="0" w:color="auto"/>
            </w:tcBorders>
            <w:hideMark/>
          </w:tcPr>
          <w:p w14:paraId="10A20D8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6 days × 3 workers</w:t>
            </w:r>
          </w:p>
        </w:tc>
        <w:tc>
          <w:tcPr>
            <w:tcW w:w="0" w:type="auto"/>
            <w:tcBorders>
              <w:top w:val="single" w:sz="4" w:space="0" w:color="auto"/>
              <w:left w:val="single" w:sz="4" w:space="0" w:color="auto"/>
              <w:bottom w:val="single" w:sz="4" w:space="0" w:color="auto"/>
              <w:right w:val="single" w:sz="4" w:space="0" w:color="auto"/>
            </w:tcBorders>
            <w:hideMark/>
          </w:tcPr>
          <w:p w14:paraId="33ED632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$60.00</w:t>
            </w:r>
          </w:p>
        </w:tc>
        <w:tc>
          <w:tcPr>
            <w:tcW w:w="2677" w:type="dxa"/>
            <w:tcBorders>
              <w:top w:val="single" w:sz="4" w:space="0" w:color="auto"/>
              <w:left w:val="single" w:sz="4" w:space="0" w:color="auto"/>
              <w:bottom w:val="single" w:sz="4" w:space="0" w:color="auto"/>
              <w:right w:val="single" w:sz="4" w:space="0" w:color="auto"/>
            </w:tcBorders>
            <w:hideMark/>
          </w:tcPr>
          <w:p w14:paraId="3502E0E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$1,080</w:t>
            </w:r>
          </w:p>
        </w:tc>
      </w:tr>
      <w:tr w:rsidR="00BA6779" w:rsidRPr="005B2D5F" w14:paraId="1AC8EC73"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1372B04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Cleanup and finishing crew</w:t>
            </w:r>
          </w:p>
        </w:tc>
        <w:tc>
          <w:tcPr>
            <w:tcW w:w="0" w:type="auto"/>
            <w:tcBorders>
              <w:top w:val="single" w:sz="4" w:space="0" w:color="auto"/>
              <w:left w:val="single" w:sz="4" w:space="0" w:color="auto"/>
              <w:bottom w:val="single" w:sz="4" w:space="0" w:color="auto"/>
              <w:right w:val="single" w:sz="4" w:space="0" w:color="auto"/>
            </w:tcBorders>
            <w:hideMark/>
          </w:tcPr>
          <w:p w14:paraId="31E154C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 days × 2 workers</w:t>
            </w:r>
          </w:p>
        </w:tc>
        <w:tc>
          <w:tcPr>
            <w:tcW w:w="0" w:type="auto"/>
            <w:tcBorders>
              <w:top w:val="single" w:sz="4" w:space="0" w:color="auto"/>
              <w:left w:val="single" w:sz="4" w:space="0" w:color="auto"/>
              <w:bottom w:val="single" w:sz="4" w:space="0" w:color="auto"/>
              <w:right w:val="single" w:sz="4" w:space="0" w:color="auto"/>
            </w:tcBorders>
            <w:hideMark/>
          </w:tcPr>
          <w:p w14:paraId="2C7D5C7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$70.00</w:t>
            </w:r>
          </w:p>
        </w:tc>
        <w:tc>
          <w:tcPr>
            <w:tcW w:w="2677" w:type="dxa"/>
            <w:tcBorders>
              <w:top w:val="single" w:sz="4" w:space="0" w:color="auto"/>
              <w:left w:val="single" w:sz="4" w:space="0" w:color="auto"/>
              <w:bottom w:val="single" w:sz="4" w:space="0" w:color="auto"/>
              <w:right w:val="single" w:sz="4" w:space="0" w:color="auto"/>
            </w:tcBorders>
            <w:hideMark/>
          </w:tcPr>
          <w:p w14:paraId="6050E75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$280</w:t>
            </w:r>
          </w:p>
        </w:tc>
      </w:tr>
      <w:tr w:rsidR="00BA6779" w:rsidRPr="005B2D5F" w14:paraId="2429626E"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2923AF7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Labor</w:t>
            </w:r>
          </w:p>
        </w:tc>
        <w:tc>
          <w:tcPr>
            <w:tcW w:w="0" w:type="auto"/>
            <w:tcBorders>
              <w:top w:val="single" w:sz="4" w:space="0" w:color="auto"/>
              <w:left w:val="single" w:sz="4" w:space="0" w:color="auto"/>
              <w:bottom w:val="single" w:sz="4" w:space="0" w:color="auto"/>
              <w:right w:val="single" w:sz="4" w:space="0" w:color="auto"/>
            </w:tcBorders>
            <w:hideMark/>
          </w:tcPr>
          <w:p w14:paraId="590EA70B"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22B29CA"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2677" w:type="dxa"/>
            <w:tcBorders>
              <w:top w:val="single" w:sz="4" w:space="0" w:color="auto"/>
              <w:left w:val="single" w:sz="4" w:space="0" w:color="auto"/>
              <w:bottom w:val="single" w:sz="4" w:space="0" w:color="auto"/>
              <w:right w:val="single" w:sz="4" w:space="0" w:color="auto"/>
            </w:tcBorders>
            <w:hideMark/>
          </w:tcPr>
          <w:p w14:paraId="6CEEE73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$3,840</w:t>
            </w:r>
          </w:p>
        </w:tc>
      </w:tr>
    </w:tbl>
    <w:p w14:paraId="62B1DF04" w14:textId="77777777" w:rsidR="00BA6779" w:rsidRPr="005B2D5F" w:rsidRDefault="00BA6779" w:rsidP="00BA6779">
      <w:pPr>
        <w:jc w:val="both"/>
        <w:rPr>
          <w:b/>
          <w:bCs/>
          <w:sz w:val="24"/>
          <w:szCs w:val="24"/>
        </w:rPr>
      </w:pPr>
    </w:p>
    <w:p w14:paraId="5CC57A1D" w14:textId="77777777" w:rsidR="00BA6779" w:rsidRPr="005B2D5F" w:rsidRDefault="00BA6779" w:rsidP="00BA6779">
      <w:pPr>
        <w:jc w:val="both"/>
        <w:rPr>
          <w:b/>
          <w:bCs/>
          <w:sz w:val="24"/>
          <w:szCs w:val="24"/>
        </w:rPr>
      </w:pPr>
      <w:r w:rsidRPr="005B2D5F">
        <w:rPr>
          <w:b/>
          <w:bCs/>
          <w:sz w:val="24"/>
          <w:szCs w:val="24"/>
        </w:rPr>
        <w:t>6. TRANSPORTATION &amp; LOGISTICS</w:t>
      </w:r>
    </w:p>
    <w:tbl>
      <w:tblPr>
        <w:tblStyle w:val="TableGrid"/>
        <w:tblpPr w:leftFromText="180" w:rightFromText="180" w:vertAnchor="text" w:horzAnchor="margin" w:tblpXSpec="center" w:tblpY="200"/>
        <w:tblW w:w="10075" w:type="dxa"/>
        <w:tblLook w:val="04A0" w:firstRow="1" w:lastRow="0" w:firstColumn="1" w:lastColumn="0" w:noHBand="0" w:noVBand="1"/>
      </w:tblPr>
      <w:tblGrid>
        <w:gridCol w:w="4016"/>
        <w:gridCol w:w="2009"/>
        <w:gridCol w:w="1350"/>
        <w:gridCol w:w="2700"/>
      </w:tblGrid>
      <w:tr w:rsidR="002A2D32" w:rsidRPr="005B2D5F" w14:paraId="43496C57"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47EFC87E"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2009" w:type="dxa"/>
            <w:tcBorders>
              <w:top w:val="single" w:sz="4" w:space="0" w:color="auto"/>
              <w:left w:val="single" w:sz="4" w:space="0" w:color="auto"/>
              <w:bottom w:val="single" w:sz="4" w:space="0" w:color="auto"/>
              <w:right w:val="single" w:sz="4" w:space="0" w:color="auto"/>
            </w:tcBorders>
            <w:hideMark/>
          </w:tcPr>
          <w:p w14:paraId="54EB602A"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1350" w:type="dxa"/>
            <w:tcBorders>
              <w:top w:val="single" w:sz="4" w:space="0" w:color="auto"/>
              <w:left w:val="single" w:sz="4" w:space="0" w:color="auto"/>
              <w:bottom w:val="single" w:sz="4" w:space="0" w:color="auto"/>
              <w:right w:val="single" w:sz="4" w:space="0" w:color="auto"/>
            </w:tcBorders>
            <w:hideMark/>
          </w:tcPr>
          <w:p w14:paraId="64D515A7"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2700" w:type="dxa"/>
            <w:tcBorders>
              <w:top w:val="single" w:sz="4" w:space="0" w:color="auto"/>
              <w:left w:val="single" w:sz="4" w:space="0" w:color="auto"/>
              <w:bottom w:val="single" w:sz="4" w:space="0" w:color="auto"/>
              <w:right w:val="single" w:sz="4" w:space="0" w:color="auto"/>
            </w:tcBorders>
            <w:hideMark/>
          </w:tcPr>
          <w:p w14:paraId="5DACA52C" w14:textId="77777777" w:rsidR="002A2D32" w:rsidRPr="005B2D5F" w:rsidRDefault="002A2D32" w:rsidP="002A2D32">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2A2D32" w:rsidRPr="005B2D5F" w14:paraId="3604979D"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2CE19E6"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Motorcycles (125cc, utility grade)</w:t>
            </w:r>
          </w:p>
        </w:tc>
        <w:tc>
          <w:tcPr>
            <w:tcW w:w="2009" w:type="dxa"/>
            <w:tcBorders>
              <w:top w:val="single" w:sz="4" w:space="0" w:color="auto"/>
              <w:left w:val="single" w:sz="4" w:space="0" w:color="auto"/>
              <w:bottom w:val="single" w:sz="4" w:space="0" w:color="auto"/>
              <w:right w:val="single" w:sz="4" w:space="0" w:color="auto"/>
            </w:tcBorders>
            <w:hideMark/>
          </w:tcPr>
          <w:p w14:paraId="67C473A7"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 units</w:t>
            </w:r>
          </w:p>
        </w:tc>
        <w:tc>
          <w:tcPr>
            <w:tcW w:w="1350" w:type="dxa"/>
            <w:tcBorders>
              <w:top w:val="single" w:sz="4" w:space="0" w:color="auto"/>
              <w:left w:val="single" w:sz="4" w:space="0" w:color="auto"/>
              <w:bottom w:val="single" w:sz="4" w:space="0" w:color="auto"/>
              <w:right w:val="single" w:sz="4" w:space="0" w:color="auto"/>
            </w:tcBorders>
            <w:hideMark/>
          </w:tcPr>
          <w:p w14:paraId="7695CB78"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$1,800.00</w:t>
            </w:r>
          </w:p>
        </w:tc>
        <w:tc>
          <w:tcPr>
            <w:tcW w:w="2700" w:type="dxa"/>
            <w:tcBorders>
              <w:top w:val="single" w:sz="4" w:space="0" w:color="auto"/>
              <w:left w:val="single" w:sz="4" w:space="0" w:color="auto"/>
              <w:bottom w:val="single" w:sz="4" w:space="0" w:color="auto"/>
              <w:right w:val="single" w:sz="4" w:space="0" w:color="auto"/>
            </w:tcBorders>
            <w:hideMark/>
          </w:tcPr>
          <w:p w14:paraId="6BABB9D2"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$3,600</w:t>
            </w:r>
          </w:p>
        </w:tc>
      </w:tr>
      <w:tr w:rsidR="002A2D32" w:rsidRPr="005B2D5F" w14:paraId="2AB9A158"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69393248"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Registration and licensing</w:t>
            </w:r>
          </w:p>
        </w:tc>
        <w:tc>
          <w:tcPr>
            <w:tcW w:w="2009" w:type="dxa"/>
            <w:tcBorders>
              <w:top w:val="single" w:sz="4" w:space="0" w:color="auto"/>
              <w:left w:val="single" w:sz="4" w:space="0" w:color="auto"/>
              <w:bottom w:val="single" w:sz="4" w:space="0" w:color="auto"/>
              <w:right w:val="single" w:sz="4" w:space="0" w:color="auto"/>
            </w:tcBorders>
            <w:hideMark/>
          </w:tcPr>
          <w:p w14:paraId="524AE29A"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 units</w:t>
            </w:r>
          </w:p>
        </w:tc>
        <w:tc>
          <w:tcPr>
            <w:tcW w:w="1350" w:type="dxa"/>
            <w:tcBorders>
              <w:top w:val="single" w:sz="4" w:space="0" w:color="auto"/>
              <w:left w:val="single" w:sz="4" w:space="0" w:color="auto"/>
              <w:bottom w:val="single" w:sz="4" w:space="0" w:color="auto"/>
              <w:right w:val="single" w:sz="4" w:space="0" w:color="auto"/>
            </w:tcBorders>
            <w:hideMark/>
          </w:tcPr>
          <w:p w14:paraId="1DE3FDBF"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$75.00</w:t>
            </w:r>
          </w:p>
        </w:tc>
        <w:tc>
          <w:tcPr>
            <w:tcW w:w="2700" w:type="dxa"/>
            <w:tcBorders>
              <w:top w:val="single" w:sz="4" w:space="0" w:color="auto"/>
              <w:left w:val="single" w:sz="4" w:space="0" w:color="auto"/>
              <w:bottom w:val="single" w:sz="4" w:space="0" w:color="auto"/>
              <w:right w:val="single" w:sz="4" w:space="0" w:color="auto"/>
            </w:tcBorders>
            <w:hideMark/>
          </w:tcPr>
          <w:p w14:paraId="4E8A4D05"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w:t>
            </w:r>
          </w:p>
        </w:tc>
      </w:tr>
      <w:tr w:rsidR="002A2D32" w:rsidRPr="005B2D5F" w14:paraId="77575445"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2E6F6F5B"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Basic maintenance kit</w:t>
            </w:r>
          </w:p>
        </w:tc>
        <w:tc>
          <w:tcPr>
            <w:tcW w:w="2009" w:type="dxa"/>
            <w:tcBorders>
              <w:top w:val="single" w:sz="4" w:space="0" w:color="auto"/>
              <w:left w:val="single" w:sz="4" w:space="0" w:color="auto"/>
              <w:bottom w:val="single" w:sz="4" w:space="0" w:color="auto"/>
              <w:right w:val="single" w:sz="4" w:space="0" w:color="auto"/>
            </w:tcBorders>
            <w:hideMark/>
          </w:tcPr>
          <w:p w14:paraId="040FCD5B"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 sets</w:t>
            </w:r>
          </w:p>
        </w:tc>
        <w:tc>
          <w:tcPr>
            <w:tcW w:w="1350" w:type="dxa"/>
            <w:tcBorders>
              <w:top w:val="single" w:sz="4" w:space="0" w:color="auto"/>
              <w:left w:val="single" w:sz="4" w:space="0" w:color="auto"/>
              <w:bottom w:val="single" w:sz="4" w:space="0" w:color="auto"/>
              <w:right w:val="single" w:sz="4" w:space="0" w:color="auto"/>
            </w:tcBorders>
            <w:hideMark/>
          </w:tcPr>
          <w:p w14:paraId="6D45C09F"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$50.00</w:t>
            </w:r>
          </w:p>
        </w:tc>
        <w:tc>
          <w:tcPr>
            <w:tcW w:w="2700" w:type="dxa"/>
            <w:tcBorders>
              <w:top w:val="single" w:sz="4" w:space="0" w:color="auto"/>
              <w:left w:val="single" w:sz="4" w:space="0" w:color="auto"/>
              <w:bottom w:val="single" w:sz="4" w:space="0" w:color="auto"/>
              <w:right w:val="single" w:sz="4" w:space="0" w:color="auto"/>
            </w:tcBorders>
            <w:hideMark/>
          </w:tcPr>
          <w:p w14:paraId="27FB862E"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w:t>
            </w:r>
          </w:p>
        </w:tc>
      </w:tr>
      <w:tr w:rsidR="002A2D32" w:rsidRPr="005B2D5F" w14:paraId="754B5C25"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6C48D8CB"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Subtotal - Transportation</w:t>
            </w:r>
          </w:p>
        </w:tc>
        <w:tc>
          <w:tcPr>
            <w:tcW w:w="2009" w:type="dxa"/>
            <w:tcBorders>
              <w:top w:val="single" w:sz="4" w:space="0" w:color="auto"/>
              <w:left w:val="single" w:sz="4" w:space="0" w:color="auto"/>
              <w:bottom w:val="single" w:sz="4" w:space="0" w:color="auto"/>
              <w:right w:val="single" w:sz="4" w:space="0" w:color="auto"/>
            </w:tcBorders>
            <w:hideMark/>
          </w:tcPr>
          <w:p w14:paraId="41B1DC28" w14:textId="77777777" w:rsidR="002A2D32" w:rsidRPr="005B2D5F" w:rsidRDefault="002A2D32" w:rsidP="002A2D32">
            <w:pPr>
              <w:spacing w:after="160" w:line="259" w:lineRule="auto"/>
              <w:jc w:val="both"/>
              <w:rPr>
                <w:rFonts w:ascii="Times New Roman" w:hAnsi="Times New Roman" w:cs="Times New Roman"/>
                <w:sz w:val="24"/>
                <w:szCs w:val="24"/>
              </w:rPr>
            </w:pPr>
          </w:p>
        </w:tc>
        <w:tc>
          <w:tcPr>
            <w:tcW w:w="1350" w:type="dxa"/>
            <w:tcBorders>
              <w:top w:val="single" w:sz="4" w:space="0" w:color="auto"/>
              <w:left w:val="single" w:sz="4" w:space="0" w:color="auto"/>
              <w:bottom w:val="single" w:sz="4" w:space="0" w:color="auto"/>
              <w:right w:val="single" w:sz="4" w:space="0" w:color="auto"/>
            </w:tcBorders>
            <w:hideMark/>
          </w:tcPr>
          <w:p w14:paraId="5F57C079" w14:textId="77777777" w:rsidR="002A2D32" w:rsidRPr="005B2D5F" w:rsidRDefault="002A2D32" w:rsidP="002A2D32">
            <w:pPr>
              <w:spacing w:after="160" w:line="259" w:lineRule="auto"/>
              <w:jc w:val="both"/>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hideMark/>
          </w:tcPr>
          <w:p w14:paraId="447FC8E9" w14:textId="77777777" w:rsidR="002A2D32" w:rsidRPr="005B2D5F" w:rsidRDefault="002A2D32" w:rsidP="002A2D32">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$3,850</w:t>
            </w:r>
          </w:p>
        </w:tc>
      </w:tr>
    </w:tbl>
    <w:p w14:paraId="1EEA8653" w14:textId="77777777" w:rsidR="00BA6779" w:rsidRPr="005B2D5F" w:rsidRDefault="00BA6779" w:rsidP="00BA6779">
      <w:pPr>
        <w:jc w:val="both"/>
        <w:rPr>
          <w:b/>
          <w:bCs/>
          <w:sz w:val="24"/>
          <w:szCs w:val="24"/>
        </w:rPr>
      </w:pPr>
      <w:r w:rsidRPr="005B2D5F">
        <w:rPr>
          <w:b/>
          <w:bCs/>
          <w:sz w:val="24"/>
          <w:szCs w:val="24"/>
        </w:rPr>
        <w:t>6.1 Motorbike Acquisition</w:t>
      </w:r>
    </w:p>
    <w:p w14:paraId="0E8BD5E8" w14:textId="77777777" w:rsidR="00BA6779" w:rsidRPr="005B2D5F" w:rsidRDefault="00BA6779" w:rsidP="00BA6779">
      <w:pPr>
        <w:jc w:val="both"/>
        <w:rPr>
          <w:sz w:val="24"/>
          <w:szCs w:val="24"/>
        </w:rPr>
      </w:pPr>
    </w:p>
    <w:p w14:paraId="2599E98B" w14:textId="77777777" w:rsidR="00BA6779" w:rsidRPr="005B2D5F" w:rsidRDefault="00BA6779" w:rsidP="00BA6779">
      <w:pPr>
        <w:jc w:val="both"/>
        <w:rPr>
          <w:b/>
          <w:bCs/>
          <w:sz w:val="24"/>
          <w:szCs w:val="24"/>
        </w:rPr>
      </w:pPr>
      <w:r w:rsidRPr="005B2D5F">
        <w:rPr>
          <w:b/>
          <w:bCs/>
          <w:sz w:val="24"/>
          <w:szCs w:val="24"/>
        </w:rPr>
        <w:t>7. MISCELLANEOUS &amp; CONTINGENCY</w:t>
      </w:r>
    </w:p>
    <w:p w14:paraId="1CA13F2F" w14:textId="77777777" w:rsidR="00BA6779" w:rsidRPr="005B2D5F" w:rsidRDefault="00BA6779" w:rsidP="00BA6779">
      <w:pPr>
        <w:jc w:val="both"/>
        <w:rPr>
          <w:b/>
          <w:bCs/>
          <w:sz w:val="24"/>
          <w:szCs w:val="24"/>
        </w:rPr>
      </w:pPr>
      <w:r w:rsidRPr="005B2D5F">
        <w:rPr>
          <w:b/>
          <w:bCs/>
          <w:sz w:val="24"/>
          <w:szCs w:val="24"/>
        </w:rPr>
        <w:t>7.1 Additional Supplies &amp; Contingency</w:t>
      </w:r>
    </w:p>
    <w:tbl>
      <w:tblPr>
        <w:tblStyle w:val="TableGrid"/>
        <w:tblW w:w="10165" w:type="dxa"/>
        <w:tblInd w:w="-940" w:type="dxa"/>
        <w:tblLook w:val="04A0" w:firstRow="1" w:lastRow="0" w:firstColumn="1" w:lastColumn="0" w:noHBand="0" w:noVBand="1"/>
      </w:tblPr>
      <w:tblGrid>
        <w:gridCol w:w="3688"/>
        <w:gridCol w:w="2337"/>
        <w:gridCol w:w="1890"/>
        <w:gridCol w:w="2250"/>
      </w:tblGrid>
      <w:tr w:rsidR="00BA6779" w:rsidRPr="005B2D5F" w14:paraId="3EE8F5CA"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1019EB3"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Item</w:t>
            </w:r>
          </w:p>
        </w:tc>
        <w:tc>
          <w:tcPr>
            <w:tcW w:w="2337" w:type="dxa"/>
            <w:tcBorders>
              <w:top w:val="single" w:sz="4" w:space="0" w:color="auto"/>
              <w:left w:val="single" w:sz="4" w:space="0" w:color="auto"/>
              <w:bottom w:val="single" w:sz="4" w:space="0" w:color="auto"/>
              <w:right w:val="single" w:sz="4" w:space="0" w:color="auto"/>
            </w:tcBorders>
            <w:hideMark/>
          </w:tcPr>
          <w:p w14:paraId="663234CF"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Quantity</w:t>
            </w:r>
          </w:p>
        </w:tc>
        <w:tc>
          <w:tcPr>
            <w:tcW w:w="1890" w:type="dxa"/>
            <w:tcBorders>
              <w:top w:val="single" w:sz="4" w:space="0" w:color="auto"/>
              <w:left w:val="single" w:sz="4" w:space="0" w:color="auto"/>
              <w:bottom w:val="single" w:sz="4" w:space="0" w:color="auto"/>
              <w:right w:val="single" w:sz="4" w:space="0" w:color="auto"/>
            </w:tcBorders>
            <w:hideMark/>
          </w:tcPr>
          <w:p w14:paraId="2F20C5BD"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Unit Cost</w:t>
            </w:r>
          </w:p>
        </w:tc>
        <w:tc>
          <w:tcPr>
            <w:tcW w:w="2250" w:type="dxa"/>
            <w:tcBorders>
              <w:top w:val="single" w:sz="4" w:space="0" w:color="auto"/>
              <w:left w:val="single" w:sz="4" w:space="0" w:color="auto"/>
              <w:bottom w:val="single" w:sz="4" w:space="0" w:color="auto"/>
              <w:right w:val="single" w:sz="4" w:space="0" w:color="auto"/>
            </w:tcBorders>
            <w:hideMark/>
          </w:tcPr>
          <w:p w14:paraId="174EA3A7"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Total Cost</w:t>
            </w:r>
          </w:p>
        </w:tc>
      </w:tr>
      <w:tr w:rsidR="00BA6779" w:rsidRPr="005B2D5F" w14:paraId="01049476"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0A2A221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Construction materials (misc.)</w:t>
            </w:r>
          </w:p>
        </w:tc>
        <w:tc>
          <w:tcPr>
            <w:tcW w:w="2337" w:type="dxa"/>
            <w:tcBorders>
              <w:top w:val="single" w:sz="4" w:space="0" w:color="auto"/>
              <w:left w:val="single" w:sz="4" w:space="0" w:color="auto"/>
              <w:bottom w:val="single" w:sz="4" w:space="0" w:color="auto"/>
              <w:right w:val="single" w:sz="4" w:space="0" w:color="auto"/>
            </w:tcBorders>
            <w:hideMark/>
          </w:tcPr>
          <w:p w14:paraId="0D6AD92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lot</w:t>
            </w:r>
          </w:p>
        </w:tc>
        <w:tc>
          <w:tcPr>
            <w:tcW w:w="1890" w:type="dxa"/>
            <w:tcBorders>
              <w:top w:val="single" w:sz="4" w:space="0" w:color="auto"/>
              <w:left w:val="single" w:sz="4" w:space="0" w:color="auto"/>
              <w:bottom w:val="single" w:sz="4" w:space="0" w:color="auto"/>
              <w:right w:val="single" w:sz="4" w:space="0" w:color="auto"/>
            </w:tcBorders>
            <w:hideMark/>
          </w:tcPr>
          <w:p w14:paraId="571945E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$200.00</w:t>
            </w:r>
          </w:p>
        </w:tc>
        <w:tc>
          <w:tcPr>
            <w:tcW w:w="2250" w:type="dxa"/>
            <w:tcBorders>
              <w:top w:val="single" w:sz="4" w:space="0" w:color="auto"/>
              <w:left w:val="single" w:sz="4" w:space="0" w:color="auto"/>
              <w:bottom w:val="single" w:sz="4" w:space="0" w:color="auto"/>
              <w:right w:val="single" w:sz="4" w:space="0" w:color="auto"/>
            </w:tcBorders>
            <w:hideMark/>
          </w:tcPr>
          <w:p w14:paraId="7F9B39C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$200</w:t>
            </w:r>
          </w:p>
        </w:tc>
      </w:tr>
      <w:tr w:rsidR="00BA6779" w:rsidRPr="005B2D5F" w14:paraId="05B45E94"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27C02E70"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Tools and equipment rental</w:t>
            </w:r>
          </w:p>
        </w:tc>
        <w:tc>
          <w:tcPr>
            <w:tcW w:w="2337" w:type="dxa"/>
            <w:tcBorders>
              <w:top w:val="single" w:sz="4" w:space="0" w:color="auto"/>
              <w:left w:val="single" w:sz="4" w:space="0" w:color="auto"/>
              <w:bottom w:val="single" w:sz="4" w:space="0" w:color="auto"/>
              <w:right w:val="single" w:sz="4" w:space="0" w:color="auto"/>
            </w:tcBorders>
            <w:hideMark/>
          </w:tcPr>
          <w:p w14:paraId="12C241A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 days</w:t>
            </w:r>
          </w:p>
        </w:tc>
        <w:tc>
          <w:tcPr>
            <w:tcW w:w="1890" w:type="dxa"/>
            <w:tcBorders>
              <w:top w:val="single" w:sz="4" w:space="0" w:color="auto"/>
              <w:left w:val="single" w:sz="4" w:space="0" w:color="auto"/>
              <w:bottom w:val="single" w:sz="4" w:space="0" w:color="auto"/>
              <w:right w:val="single" w:sz="4" w:space="0" w:color="auto"/>
            </w:tcBorders>
            <w:hideMark/>
          </w:tcPr>
          <w:p w14:paraId="415E57A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$30.00</w:t>
            </w:r>
          </w:p>
        </w:tc>
        <w:tc>
          <w:tcPr>
            <w:tcW w:w="2250" w:type="dxa"/>
            <w:tcBorders>
              <w:top w:val="single" w:sz="4" w:space="0" w:color="auto"/>
              <w:left w:val="single" w:sz="4" w:space="0" w:color="auto"/>
              <w:bottom w:val="single" w:sz="4" w:space="0" w:color="auto"/>
              <w:right w:val="single" w:sz="4" w:space="0" w:color="auto"/>
            </w:tcBorders>
            <w:hideMark/>
          </w:tcPr>
          <w:p w14:paraId="5B55CD5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$300</w:t>
            </w:r>
          </w:p>
        </w:tc>
      </w:tr>
      <w:tr w:rsidR="00BA6779" w:rsidRPr="005B2D5F" w14:paraId="4877732A"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39CF58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Permits and inspections</w:t>
            </w:r>
          </w:p>
        </w:tc>
        <w:tc>
          <w:tcPr>
            <w:tcW w:w="2337" w:type="dxa"/>
            <w:tcBorders>
              <w:top w:val="single" w:sz="4" w:space="0" w:color="auto"/>
              <w:left w:val="single" w:sz="4" w:space="0" w:color="auto"/>
              <w:bottom w:val="single" w:sz="4" w:space="0" w:color="auto"/>
              <w:right w:val="single" w:sz="4" w:space="0" w:color="auto"/>
            </w:tcBorders>
            <w:hideMark/>
          </w:tcPr>
          <w:p w14:paraId="678545B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set</w:t>
            </w:r>
          </w:p>
        </w:tc>
        <w:tc>
          <w:tcPr>
            <w:tcW w:w="1890" w:type="dxa"/>
            <w:tcBorders>
              <w:top w:val="single" w:sz="4" w:space="0" w:color="auto"/>
              <w:left w:val="single" w:sz="4" w:space="0" w:color="auto"/>
              <w:bottom w:val="single" w:sz="4" w:space="0" w:color="auto"/>
              <w:right w:val="single" w:sz="4" w:space="0" w:color="auto"/>
            </w:tcBorders>
            <w:hideMark/>
          </w:tcPr>
          <w:p w14:paraId="7ED06481"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$150.00</w:t>
            </w:r>
          </w:p>
        </w:tc>
        <w:tc>
          <w:tcPr>
            <w:tcW w:w="2250" w:type="dxa"/>
            <w:tcBorders>
              <w:top w:val="single" w:sz="4" w:space="0" w:color="auto"/>
              <w:left w:val="single" w:sz="4" w:space="0" w:color="auto"/>
              <w:bottom w:val="single" w:sz="4" w:space="0" w:color="auto"/>
              <w:right w:val="single" w:sz="4" w:space="0" w:color="auto"/>
            </w:tcBorders>
            <w:hideMark/>
          </w:tcPr>
          <w:p w14:paraId="1BAC9FB4"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$150</w:t>
            </w:r>
          </w:p>
        </w:tc>
      </w:tr>
      <w:tr w:rsidR="00BA6779" w:rsidRPr="005B2D5F" w14:paraId="028D0D6A"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2989E3A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Contingency fund (5% of total)</w:t>
            </w:r>
          </w:p>
        </w:tc>
        <w:tc>
          <w:tcPr>
            <w:tcW w:w="2337" w:type="dxa"/>
            <w:tcBorders>
              <w:top w:val="single" w:sz="4" w:space="0" w:color="auto"/>
              <w:left w:val="single" w:sz="4" w:space="0" w:color="auto"/>
              <w:bottom w:val="single" w:sz="4" w:space="0" w:color="auto"/>
              <w:right w:val="single" w:sz="4" w:space="0" w:color="auto"/>
            </w:tcBorders>
            <w:hideMark/>
          </w:tcPr>
          <w:p w14:paraId="29EE7B5F"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 allocation</w:t>
            </w:r>
          </w:p>
        </w:tc>
        <w:tc>
          <w:tcPr>
            <w:tcW w:w="1890" w:type="dxa"/>
            <w:tcBorders>
              <w:top w:val="single" w:sz="4" w:space="0" w:color="auto"/>
              <w:left w:val="single" w:sz="4" w:space="0" w:color="auto"/>
              <w:bottom w:val="single" w:sz="4" w:space="0" w:color="auto"/>
              <w:right w:val="single" w:sz="4" w:space="0" w:color="auto"/>
            </w:tcBorders>
            <w:hideMark/>
          </w:tcPr>
          <w:p w14:paraId="3CFFA3D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$1,000.00</w:t>
            </w:r>
          </w:p>
        </w:tc>
        <w:tc>
          <w:tcPr>
            <w:tcW w:w="2250" w:type="dxa"/>
            <w:tcBorders>
              <w:top w:val="single" w:sz="4" w:space="0" w:color="auto"/>
              <w:left w:val="single" w:sz="4" w:space="0" w:color="auto"/>
              <w:bottom w:val="single" w:sz="4" w:space="0" w:color="auto"/>
              <w:right w:val="single" w:sz="4" w:space="0" w:color="auto"/>
            </w:tcBorders>
            <w:hideMark/>
          </w:tcPr>
          <w:p w14:paraId="363DF92D"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$1,000</w:t>
            </w:r>
          </w:p>
        </w:tc>
      </w:tr>
      <w:tr w:rsidR="00BA6779" w:rsidRPr="005B2D5F" w14:paraId="7C2A997B" w14:textId="77777777" w:rsidTr="002A2D32">
        <w:tc>
          <w:tcPr>
            <w:tcW w:w="0" w:type="auto"/>
            <w:tcBorders>
              <w:top w:val="single" w:sz="4" w:space="0" w:color="auto"/>
              <w:left w:val="single" w:sz="4" w:space="0" w:color="auto"/>
              <w:bottom w:val="single" w:sz="4" w:space="0" w:color="auto"/>
              <w:right w:val="single" w:sz="4" w:space="0" w:color="auto"/>
            </w:tcBorders>
            <w:hideMark/>
          </w:tcPr>
          <w:p w14:paraId="78485BB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lastRenderedPageBreak/>
              <w:t>Subtotal - Miscellaneous</w:t>
            </w:r>
          </w:p>
        </w:tc>
        <w:tc>
          <w:tcPr>
            <w:tcW w:w="2337" w:type="dxa"/>
            <w:tcBorders>
              <w:top w:val="single" w:sz="4" w:space="0" w:color="auto"/>
              <w:left w:val="single" w:sz="4" w:space="0" w:color="auto"/>
              <w:bottom w:val="single" w:sz="4" w:space="0" w:color="auto"/>
              <w:right w:val="single" w:sz="4" w:space="0" w:color="auto"/>
            </w:tcBorders>
            <w:hideMark/>
          </w:tcPr>
          <w:p w14:paraId="0AF3953D"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1890" w:type="dxa"/>
            <w:tcBorders>
              <w:top w:val="single" w:sz="4" w:space="0" w:color="auto"/>
              <w:left w:val="single" w:sz="4" w:space="0" w:color="auto"/>
              <w:bottom w:val="single" w:sz="4" w:space="0" w:color="auto"/>
              <w:right w:val="single" w:sz="4" w:space="0" w:color="auto"/>
            </w:tcBorders>
            <w:hideMark/>
          </w:tcPr>
          <w:p w14:paraId="3DB10539"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2250" w:type="dxa"/>
            <w:tcBorders>
              <w:top w:val="single" w:sz="4" w:space="0" w:color="auto"/>
              <w:left w:val="single" w:sz="4" w:space="0" w:color="auto"/>
              <w:bottom w:val="single" w:sz="4" w:space="0" w:color="auto"/>
              <w:right w:val="single" w:sz="4" w:space="0" w:color="auto"/>
            </w:tcBorders>
            <w:hideMark/>
          </w:tcPr>
          <w:p w14:paraId="4B22412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$1,650</w:t>
            </w:r>
          </w:p>
        </w:tc>
      </w:tr>
    </w:tbl>
    <w:p w14:paraId="094F10DA" w14:textId="77777777" w:rsidR="00BA6779" w:rsidRPr="005B2D5F" w:rsidRDefault="00BA6779" w:rsidP="00BA6779">
      <w:pPr>
        <w:jc w:val="both"/>
        <w:rPr>
          <w:b/>
          <w:bCs/>
          <w:sz w:val="24"/>
          <w:szCs w:val="24"/>
        </w:rPr>
      </w:pPr>
    </w:p>
    <w:p w14:paraId="394636C4" w14:textId="77777777" w:rsidR="00BA6779" w:rsidRPr="005B2D5F" w:rsidRDefault="00BA6779" w:rsidP="00BA6779">
      <w:pPr>
        <w:jc w:val="both"/>
        <w:rPr>
          <w:b/>
          <w:bCs/>
          <w:sz w:val="24"/>
          <w:szCs w:val="24"/>
        </w:rPr>
      </w:pPr>
      <w:r w:rsidRPr="005B2D5F">
        <w:rPr>
          <w:b/>
          <w:bCs/>
          <w:sz w:val="24"/>
          <w:szCs w:val="24"/>
        </w:rPr>
        <w:t>12 MONTHS RUNNING COST</w:t>
      </w:r>
    </w:p>
    <w:tbl>
      <w:tblPr>
        <w:tblStyle w:val="TableGrid"/>
        <w:tblW w:w="10165" w:type="dxa"/>
        <w:tblInd w:w="-940" w:type="dxa"/>
        <w:tblLook w:val="04A0" w:firstRow="1" w:lastRow="0" w:firstColumn="1" w:lastColumn="0" w:noHBand="0" w:noVBand="1"/>
      </w:tblPr>
      <w:tblGrid>
        <w:gridCol w:w="5125"/>
        <w:gridCol w:w="5040"/>
      </w:tblGrid>
      <w:tr w:rsidR="00BA6779" w:rsidRPr="005B2D5F" w14:paraId="34F85ADC" w14:textId="77777777" w:rsidTr="002A2D32">
        <w:trPr>
          <w:trHeight w:val="445"/>
        </w:trPr>
        <w:tc>
          <w:tcPr>
            <w:tcW w:w="5125" w:type="dxa"/>
            <w:tcBorders>
              <w:top w:val="single" w:sz="4" w:space="0" w:color="auto"/>
              <w:left w:val="single" w:sz="4" w:space="0" w:color="auto"/>
              <w:bottom w:val="single" w:sz="4" w:space="0" w:color="auto"/>
              <w:right w:val="single" w:sz="4" w:space="0" w:color="auto"/>
            </w:tcBorders>
            <w:hideMark/>
          </w:tcPr>
          <w:p w14:paraId="55AFC030"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Category</w:t>
            </w:r>
          </w:p>
        </w:tc>
        <w:tc>
          <w:tcPr>
            <w:tcW w:w="5040" w:type="dxa"/>
            <w:tcBorders>
              <w:top w:val="single" w:sz="4" w:space="0" w:color="auto"/>
              <w:left w:val="single" w:sz="4" w:space="0" w:color="auto"/>
              <w:bottom w:val="single" w:sz="4" w:space="0" w:color="auto"/>
              <w:right w:val="single" w:sz="4" w:space="0" w:color="auto"/>
            </w:tcBorders>
            <w:hideMark/>
          </w:tcPr>
          <w:p w14:paraId="526CDA1D"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Amount</w:t>
            </w:r>
          </w:p>
        </w:tc>
      </w:tr>
      <w:tr w:rsidR="00BA6779" w:rsidRPr="005B2D5F" w14:paraId="05B667BA" w14:textId="77777777" w:rsidTr="002A2D32">
        <w:trPr>
          <w:trHeight w:val="445"/>
        </w:trPr>
        <w:tc>
          <w:tcPr>
            <w:tcW w:w="5125" w:type="dxa"/>
            <w:tcBorders>
              <w:top w:val="single" w:sz="4" w:space="0" w:color="auto"/>
              <w:left w:val="single" w:sz="4" w:space="0" w:color="auto"/>
              <w:bottom w:val="single" w:sz="4" w:space="0" w:color="auto"/>
              <w:right w:val="single" w:sz="4" w:space="0" w:color="auto"/>
            </w:tcBorders>
            <w:hideMark/>
          </w:tcPr>
          <w:p w14:paraId="36C278F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 xml:space="preserve">Staff Allowances </w:t>
            </w:r>
          </w:p>
        </w:tc>
        <w:tc>
          <w:tcPr>
            <w:tcW w:w="5040" w:type="dxa"/>
            <w:tcBorders>
              <w:top w:val="single" w:sz="4" w:space="0" w:color="auto"/>
              <w:left w:val="single" w:sz="4" w:space="0" w:color="auto"/>
              <w:bottom w:val="single" w:sz="4" w:space="0" w:color="auto"/>
              <w:right w:val="single" w:sz="4" w:space="0" w:color="auto"/>
            </w:tcBorders>
            <w:hideMark/>
          </w:tcPr>
          <w:p w14:paraId="5DA7B42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$3,300</w:t>
            </w:r>
          </w:p>
        </w:tc>
      </w:tr>
      <w:tr w:rsidR="00BA6779" w:rsidRPr="005B2D5F" w14:paraId="40378201" w14:textId="77777777" w:rsidTr="002A2D32">
        <w:trPr>
          <w:trHeight w:val="445"/>
        </w:trPr>
        <w:tc>
          <w:tcPr>
            <w:tcW w:w="5125" w:type="dxa"/>
            <w:tcBorders>
              <w:top w:val="single" w:sz="4" w:space="0" w:color="auto"/>
              <w:left w:val="single" w:sz="4" w:space="0" w:color="auto"/>
              <w:bottom w:val="single" w:sz="4" w:space="0" w:color="auto"/>
              <w:right w:val="single" w:sz="4" w:space="0" w:color="auto"/>
            </w:tcBorders>
            <w:hideMark/>
          </w:tcPr>
          <w:p w14:paraId="41B60936"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Administration cost</w:t>
            </w:r>
          </w:p>
        </w:tc>
        <w:tc>
          <w:tcPr>
            <w:tcW w:w="5040" w:type="dxa"/>
            <w:tcBorders>
              <w:top w:val="single" w:sz="4" w:space="0" w:color="auto"/>
              <w:left w:val="single" w:sz="4" w:space="0" w:color="auto"/>
              <w:bottom w:val="single" w:sz="4" w:space="0" w:color="auto"/>
              <w:right w:val="single" w:sz="4" w:space="0" w:color="auto"/>
            </w:tcBorders>
            <w:hideMark/>
          </w:tcPr>
          <w:p w14:paraId="7F8C30C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$1,440</w:t>
            </w:r>
          </w:p>
        </w:tc>
      </w:tr>
      <w:tr w:rsidR="00BA6779" w:rsidRPr="005B2D5F" w14:paraId="11A2BAF5" w14:textId="77777777" w:rsidTr="002A2D32">
        <w:trPr>
          <w:trHeight w:val="445"/>
        </w:trPr>
        <w:tc>
          <w:tcPr>
            <w:tcW w:w="5125" w:type="dxa"/>
            <w:tcBorders>
              <w:top w:val="single" w:sz="4" w:space="0" w:color="auto"/>
              <w:left w:val="single" w:sz="4" w:space="0" w:color="auto"/>
              <w:bottom w:val="single" w:sz="4" w:space="0" w:color="auto"/>
              <w:right w:val="single" w:sz="4" w:space="0" w:color="auto"/>
            </w:tcBorders>
            <w:hideMark/>
          </w:tcPr>
          <w:p w14:paraId="2C83403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Transportation</w:t>
            </w:r>
          </w:p>
        </w:tc>
        <w:tc>
          <w:tcPr>
            <w:tcW w:w="5040" w:type="dxa"/>
            <w:tcBorders>
              <w:top w:val="single" w:sz="4" w:space="0" w:color="auto"/>
              <w:left w:val="single" w:sz="4" w:space="0" w:color="auto"/>
              <w:bottom w:val="single" w:sz="4" w:space="0" w:color="auto"/>
              <w:right w:val="single" w:sz="4" w:space="0" w:color="auto"/>
            </w:tcBorders>
            <w:hideMark/>
          </w:tcPr>
          <w:p w14:paraId="4242A43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$1,600</w:t>
            </w:r>
          </w:p>
        </w:tc>
      </w:tr>
      <w:tr w:rsidR="00BA6779" w:rsidRPr="005B2D5F" w14:paraId="54E3EFA9" w14:textId="77777777" w:rsidTr="002A2D32">
        <w:trPr>
          <w:trHeight w:val="445"/>
        </w:trPr>
        <w:tc>
          <w:tcPr>
            <w:tcW w:w="5125" w:type="dxa"/>
            <w:tcBorders>
              <w:top w:val="single" w:sz="4" w:space="0" w:color="auto"/>
              <w:left w:val="single" w:sz="4" w:space="0" w:color="auto"/>
              <w:bottom w:val="single" w:sz="4" w:space="0" w:color="auto"/>
              <w:right w:val="single" w:sz="4" w:space="0" w:color="auto"/>
            </w:tcBorders>
            <w:hideMark/>
          </w:tcPr>
          <w:p w14:paraId="2AEB0ED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Internet Usage and maintenance cost</w:t>
            </w:r>
          </w:p>
        </w:tc>
        <w:tc>
          <w:tcPr>
            <w:tcW w:w="5040" w:type="dxa"/>
            <w:tcBorders>
              <w:top w:val="single" w:sz="4" w:space="0" w:color="auto"/>
              <w:left w:val="single" w:sz="4" w:space="0" w:color="auto"/>
              <w:bottom w:val="single" w:sz="4" w:space="0" w:color="auto"/>
              <w:right w:val="single" w:sz="4" w:space="0" w:color="auto"/>
            </w:tcBorders>
            <w:hideMark/>
          </w:tcPr>
          <w:p w14:paraId="16A50CA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$679</w:t>
            </w:r>
          </w:p>
        </w:tc>
      </w:tr>
      <w:tr w:rsidR="00BA6779" w:rsidRPr="005B2D5F" w14:paraId="4ACA0EF4" w14:textId="77777777" w:rsidTr="002A2D32">
        <w:trPr>
          <w:trHeight w:val="445"/>
        </w:trPr>
        <w:tc>
          <w:tcPr>
            <w:tcW w:w="5125" w:type="dxa"/>
            <w:tcBorders>
              <w:top w:val="single" w:sz="4" w:space="0" w:color="auto"/>
              <w:left w:val="single" w:sz="4" w:space="0" w:color="auto"/>
              <w:bottom w:val="single" w:sz="4" w:space="0" w:color="auto"/>
              <w:right w:val="single" w:sz="4" w:space="0" w:color="auto"/>
            </w:tcBorders>
            <w:hideMark/>
          </w:tcPr>
          <w:p w14:paraId="476E03A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Total</w:t>
            </w:r>
          </w:p>
        </w:tc>
        <w:tc>
          <w:tcPr>
            <w:tcW w:w="5040" w:type="dxa"/>
            <w:tcBorders>
              <w:top w:val="single" w:sz="4" w:space="0" w:color="auto"/>
              <w:left w:val="single" w:sz="4" w:space="0" w:color="auto"/>
              <w:bottom w:val="single" w:sz="4" w:space="0" w:color="auto"/>
              <w:right w:val="single" w:sz="4" w:space="0" w:color="auto"/>
            </w:tcBorders>
            <w:hideMark/>
          </w:tcPr>
          <w:p w14:paraId="6290098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$7,019</w:t>
            </w:r>
          </w:p>
        </w:tc>
      </w:tr>
    </w:tbl>
    <w:p w14:paraId="44AC8619" w14:textId="77777777" w:rsidR="00BA6779" w:rsidRPr="005B2D5F" w:rsidRDefault="00BA6779" w:rsidP="00BA6779">
      <w:pPr>
        <w:jc w:val="both"/>
        <w:rPr>
          <w:b/>
          <w:bCs/>
          <w:sz w:val="24"/>
          <w:szCs w:val="24"/>
        </w:rPr>
      </w:pPr>
    </w:p>
    <w:p w14:paraId="29A156A8" w14:textId="77777777" w:rsidR="00BA6779" w:rsidRPr="005B2D5F" w:rsidRDefault="00BA6779" w:rsidP="00BA6779">
      <w:pPr>
        <w:jc w:val="both"/>
        <w:rPr>
          <w:b/>
          <w:bCs/>
          <w:sz w:val="24"/>
          <w:szCs w:val="24"/>
        </w:rPr>
      </w:pPr>
      <w:r w:rsidRPr="005B2D5F">
        <w:rPr>
          <w:b/>
          <w:bCs/>
          <w:sz w:val="24"/>
          <w:szCs w:val="24"/>
        </w:rPr>
        <w:t>BUDGET SUMMARY</w:t>
      </w:r>
    </w:p>
    <w:tbl>
      <w:tblPr>
        <w:tblStyle w:val="TableGrid"/>
        <w:tblW w:w="10165" w:type="dxa"/>
        <w:tblInd w:w="-940" w:type="dxa"/>
        <w:tblLook w:val="04A0" w:firstRow="1" w:lastRow="0" w:firstColumn="1" w:lastColumn="0" w:noHBand="0" w:noVBand="1"/>
      </w:tblPr>
      <w:tblGrid>
        <w:gridCol w:w="5125"/>
        <w:gridCol w:w="5040"/>
      </w:tblGrid>
      <w:tr w:rsidR="00BA6779" w:rsidRPr="005B2D5F" w14:paraId="5ED9C8CA" w14:textId="77777777" w:rsidTr="002A2D32">
        <w:tc>
          <w:tcPr>
            <w:tcW w:w="5125" w:type="dxa"/>
            <w:tcBorders>
              <w:top w:val="single" w:sz="4" w:space="0" w:color="auto"/>
              <w:left w:val="single" w:sz="4" w:space="0" w:color="auto"/>
              <w:bottom w:val="single" w:sz="4" w:space="0" w:color="auto"/>
              <w:right w:val="single" w:sz="4" w:space="0" w:color="auto"/>
            </w:tcBorders>
            <w:hideMark/>
          </w:tcPr>
          <w:p w14:paraId="2D864240"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Category</w:t>
            </w:r>
          </w:p>
        </w:tc>
        <w:tc>
          <w:tcPr>
            <w:tcW w:w="5040" w:type="dxa"/>
            <w:tcBorders>
              <w:top w:val="single" w:sz="4" w:space="0" w:color="auto"/>
              <w:left w:val="single" w:sz="4" w:space="0" w:color="auto"/>
              <w:bottom w:val="single" w:sz="4" w:space="0" w:color="auto"/>
              <w:right w:val="single" w:sz="4" w:space="0" w:color="auto"/>
            </w:tcBorders>
            <w:hideMark/>
          </w:tcPr>
          <w:p w14:paraId="12A85537" w14:textId="77777777" w:rsidR="00BA6779" w:rsidRPr="005B2D5F" w:rsidRDefault="00BA6779" w:rsidP="00591C03">
            <w:pPr>
              <w:spacing w:after="160" w:line="259" w:lineRule="auto"/>
              <w:jc w:val="both"/>
              <w:rPr>
                <w:rFonts w:ascii="Times New Roman" w:hAnsi="Times New Roman" w:cs="Times New Roman"/>
                <w:b/>
                <w:bCs/>
                <w:sz w:val="24"/>
                <w:szCs w:val="24"/>
              </w:rPr>
            </w:pPr>
            <w:r w:rsidRPr="005B2D5F">
              <w:rPr>
                <w:rFonts w:ascii="Times New Roman" w:hAnsi="Times New Roman" w:cs="Times New Roman"/>
                <w:b/>
                <w:bCs/>
                <w:sz w:val="24"/>
                <w:szCs w:val="24"/>
              </w:rPr>
              <w:t>Allocation</w:t>
            </w:r>
          </w:p>
        </w:tc>
      </w:tr>
      <w:tr w:rsidR="00BA6779" w:rsidRPr="005B2D5F" w14:paraId="25D455BB" w14:textId="77777777" w:rsidTr="002A2D32">
        <w:tc>
          <w:tcPr>
            <w:tcW w:w="5125" w:type="dxa"/>
            <w:tcBorders>
              <w:top w:val="single" w:sz="4" w:space="0" w:color="auto"/>
              <w:left w:val="single" w:sz="4" w:space="0" w:color="auto"/>
              <w:bottom w:val="single" w:sz="4" w:space="0" w:color="auto"/>
              <w:right w:val="single" w:sz="4" w:space="0" w:color="auto"/>
            </w:tcBorders>
            <w:hideMark/>
          </w:tcPr>
          <w:p w14:paraId="63F8D4D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Structural Renovations</w:t>
            </w:r>
          </w:p>
        </w:tc>
        <w:tc>
          <w:tcPr>
            <w:tcW w:w="5040" w:type="dxa"/>
            <w:tcBorders>
              <w:top w:val="single" w:sz="4" w:space="0" w:color="auto"/>
              <w:left w:val="single" w:sz="4" w:space="0" w:color="auto"/>
              <w:bottom w:val="single" w:sz="4" w:space="0" w:color="auto"/>
              <w:right w:val="single" w:sz="4" w:space="0" w:color="auto"/>
            </w:tcBorders>
            <w:hideMark/>
          </w:tcPr>
          <w:p w14:paraId="5C0ACFD7"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$2,820</w:t>
            </w:r>
          </w:p>
        </w:tc>
      </w:tr>
      <w:tr w:rsidR="00BA6779" w:rsidRPr="005B2D5F" w14:paraId="776BD1BE" w14:textId="77777777" w:rsidTr="002A2D32">
        <w:tc>
          <w:tcPr>
            <w:tcW w:w="5125" w:type="dxa"/>
            <w:tcBorders>
              <w:top w:val="single" w:sz="4" w:space="0" w:color="auto"/>
              <w:left w:val="single" w:sz="4" w:space="0" w:color="auto"/>
              <w:bottom w:val="single" w:sz="4" w:space="0" w:color="auto"/>
              <w:right w:val="single" w:sz="4" w:space="0" w:color="auto"/>
            </w:tcBorders>
            <w:hideMark/>
          </w:tcPr>
          <w:p w14:paraId="5DE9AC9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Electrical &amp; Climate</w:t>
            </w:r>
          </w:p>
        </w:tc>
        <w:tc>
          <w:tcPr>
            <w:tcW w:w="5040" w:type="dxa"/>
            <w:tcBorders>
              <w:top w:val="single" w:sz="4" w:space="0" w:color="auto"/>
              <w:left w:val="single" w:sz="4" w:space="0" w:color="auto"/>
              <w:bottom w:val="single" w:sz="4" w:space="0" w:color="auto"/>
              <w:right w:val="single" w:sz="4" w:space="0" w:color="auto"/>
            </w:tcBorders>
            <w:hideMark/>
          </w:tcPr>
          <w:p w14:paraId="6890006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$4,516</w:t>
            </w:r>
          </w:p>
        </w:tc>
      </w:tr>
      <w:tr w:rsidR="00BA6779" w:rsidRPr="005B2D5F" w14:paraId="3177666C" w14:textId="77777777" w:rsidTr="002A2D32">
        <w:tc>
          <w:tcPr>
            <w:tcW w:w="5125" w:type="dxa"/>
            <w:tcBorders>
              <w:top w:val="single" w:sz="4" w:space="0" w:color="auto"/>
              <w:left w:val="single" w:sz="4" w:space="0" w:color="auto"/>
              <w:bottom w:val="single" w:sz="4" w:space="0" w:color="auto"/>
              <w:right w:val="single" w:sz="4" w:space="0" w:color="auto"/>
            </w:tcBorders>
            <w:hideMark/>
          </w:tcPr>
          <w:p w14:paraId="7E5A68E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Furniture &amp; Setup</w:t>
            </w:r>
          </w:p>
        </w:tc>
        <w:tc>
          <w:tcPr>
            <w:tcW w:w="5040" w:type="dxa"/>
            <w:tcBorders>
              <w:top w:val="single" w:sz="4" w:space="0" w:color="auto"/>
              <w:left w:val="single" w:sz="4" w:space="0" w:color="auto"/>
              <w:bottom w:val="single" w:sz="4" w:space="0" w:color="auto"/>
              <w:right w:val="single" w:sz="4" w:space="0" w:color="auto"/>
            </w:tcBorders>
            <w:hideMark/>
          </w:tcPr>
          <w:p w14:paraId="6D780C29"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$4,820</w:t>
            </w:r>
          </w:p>
        </w:tc>
      </w:tr>
      <w:tr w:rsidR="00BA6779" w:rsidRPr="005B2D5F" w14:paraId="16202ACC" w14:textId="77777777" w:rsidTr="002A2D32">
        <w:tc>
          <w:tcPr>
            <w:tcW w:w="5125" w:type="dxa"/>
            <w:tcBorders>
              <w:top w:val="single" w:sz="4" w:space="0" w:color="auto"/>
              <w:left w:val="single" w:sz="4" w:space="0" w:color="auto"/>
              <w:bottom w:val="single" w:sz="4" w:space="0" w:color="auto"/>
              <w:right w:val="single" w:sz="4" w:space="0" w:color="auto"/>
            </w:tcBorders>
            <w:hideMark/>
          </w:tcPr>
          <w:p w14:paraId="4CA11BD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Technology Equipment</w:t>
            </w:r>
          </w:p>
        </w:tc>
        <w:tc>
          <w:tcPr>
            <w:tcW w:w="5040" w:type="dxa"/>
            <w:tcBorders>
              <w:top w:val="single" w:sz="4" w:space="0" w:color="auto"/>
              <w:left w:val="single" w:sz="4" w:space="0" w:color="auto"/>
              <w:bottom w:val="single" w:sz="4" w:space="0" w:color="auto"/>
              <w:right w:val="single" w:sz="4" w:space="0" w:color="auto"/>
            </w:tcBorders>
            <w:hideMark/>
          </w:tcPr>
          <w:p w14:paraId="5BB6FD4C"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w:t>
            </w:r>
            <w:r w:rsidRPr="00C10442">
              <w:rPr>
                <w:rFonts w:ascii="Times New Roman" w:hAnsi="Times New Roman" w:cs="Times New Roman"/>
                <w:sz w:val="24"/>
                <w:szCs w:val="24"/>
              </w:rPr>
              <w:t>7,848</w:t>
            </w:r>
          </w:p>
        </w:tc>
      </w:tr>
      <w:tr w:rsidR="00BA6779" w:rsidRPr="005B2D5F" w14:paraId="36EAFFAF" w14:textId="77777777" w:rsidTr="002A2D32">
        <w:tc>
          <w:tcPr>
            <w:tcW w:w="5125" w:type="dxa"/>
            <w:tcBorders>
              <w:top w:val="single" w:sz="4" w:space="0" w:color="auto"/>
              <w:left w:val="single" w:sz="4" w:space="0" w:color="auto"/>
              <w:bottom w:val="single" w:sz="4" w:space="0" w:color="auto"/>
              <w:right w:val="single" w:sz="4" w:space="0" w:color="auto"/>
            </w:tcBorders>
            <w:hideMark/>
          </w:tcPr>
          <w:p w14:paraId="6B1693F2"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Labor &amp; Construction</w:t>
            </w:r>
          </w:p>
        </w:tc>
        <w:tc>
          <w:tcPr>
            <w:tcW w:w="5040" w:type="dxa"/>
            <w:tcBorders>
              <w:top w:val="single" w:sz="4" w:space="0" w:color="auto"/>
              <w:left w:val="single" w:sz="4" w:space="0" w:color="auto"/>
              <w:bottom w:val="single" w:sz="4" w:space="0" w:color="auto"/>
              <w:right w:val="single" w:sz="4" w:space="0" w:color="auto"/>
            </w:tcBorders>
            <w:hideMark/>
          </w:tcPr>
          <w:p w14:paraId="5C36A1D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$3,840</w:t>
            </w:r>
          </w:p>
        </w:tc>
      </w:tr>
      <w:tr w:rsidR="00BA6779" w:rsidRPr="005B2D5F" w14:paraId="77F312B6" w14:textId="77777777" w:rsidTr="002A2D32">
        <w:tc>
          <w:tcPr>
            <w:tcW w:w="5125" w:type="dxa"/>
            <w:tcBorders>
              <w:top w:val="single" w:sz="4" w:space="0" w:color="auto"/>
              <w:left w:val="single" w:sz="4" w:space="0" w:color="auto"/>
              <w:bottom w:val="single" w:sz="4" w:space="0" w:color="auto"/>
              <w:right w:val="single" w:sz="4" w:space="0" w:color="auto"/>
            </w:tcBorders>
            <w:hideMark/>
          </w:tcPr>
          <w:p w14:paraId="705FA2DB"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Transportation</w:t>
            </w:r>
          </w:p>
        </w:tc>
        <w:tc>
          <w:tcPr>
            <w:tcW w:w="5040" w:type="dxa"/>
            <w:tcBorders>
              <w:top w:val="single" w:sz="4" w:space="0" w:color="auto"/>
              <w:left w:val="single" w:sz="4" w:space="0" w:color="auto"/>
              <w:bottom w:val="single" w:sz="4" w:space="0" w:color="auto"/>
              <w:right w:val="single" w:sz="4" w:space="0" w:color="auto"/>
            </w:tcBorders>
            <w:hideMark/>
          </w:tcPr>
          <w:p w14:paraId="1FF793F0"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$3,850</w:t>
            </w:r>
          </w:p>
        </w:tc>
      </w:tr>
      <w:tr w:rsidR="00BA6779" w:rsidRPr="005B2D5F" w14:paraId="4903C6C2" w14:textId="77777777" w:rsidTr="002A2D32">
        <w:tc>
          <w:tcPr>
            <w:tcW w:w="5125" w:type="dxa"/>
            <w:tcBorders>
              <w:top w:val="single" w:sz="4" w:space="0" w:color="auto"/>
              <w:left w:val="single" w:sz="4" w:space="0" w:color="auto"/>
              <w:bottom w:val="single" w:sz="4" w:space="0" w:color="auto"/>
              <w:right w:val="single" w:sz="4" w:space="0" w:color="auto"/>
            </w:tcBorders>
          </w:tcPr>
          <w:p w14:paraId="4321B69F" w14:textId="77777777" w:rsidR="00BA6779" w:rsidRPr="005B2D5F" w:rsidRDefault="00BA6779" w:rsidP="00591C03">
            <w:pPr>
              <w:jc w:val="both"/>
              <w:rPr>
                <w:rFonts w:ascii="Times New Roman" w:hAnsi="Times New Roman" w:cs="Times New Roman"/>
                <w:b/>
                <w:bCs/>
                <w:sz w:val="24"/>
                <w:szCs w:val="24"/>
              </w:rPr>
            </w:pPr>
            <w:r w:rsidRPr="005B2D5F">
              <w:rPr>
                <w:rFonts w:ascii="Times New Roman" w:hAnsi="Times New Roman" w:cs="Times New Roman"/>
                <w:b/>
                <w:bCs/>
                <w:sz w:val="24"/>
                <w:szCs w:val="24"/>
              </w:rPr>
              <w:t>Power Management &amp; Protection</w:t>
            </w:r>
          </w:p>
        </w:tc>
        <w:tc>
          <w:tcPr>
            <w:tcW w:w="5040" w:type="dxa"/>
            <w:tcBorders>
              <w:top w:val="single" w:sz="4" w:space="0" w:color="auto"/>
              <w:left w:val="single" w:sz="4" w:space="0" w:color="auto"/>
              <w:bottom w:val="single" w:sz="4" w:space="0" w:color="auto"/>
              <w:right w:val="single" w:sz="4" w:space="0" w:color="auto"/>
            </w:tcBorders>
          </w:tcPr>
          <w:p w14:paraId="7F67B7D1" w14:textId="77777777" w:rsidR="00BA6779" w:rsidRPr="00620C15" w:rsidRDefault="00BA6779" w:rsidP="00591C03">
            <w:pPr>
              <w:jc w:val="both"/>
              <w:rPr>
                <w:rFonts w:ascii="Times New Roman" w:hAnsi="Times New Roman" w:cs="Times New Roman"/>
                <w:sz w:val="24"/>
                <w:szCs w:val="24"/>
              </w:rPr>
            </w:pPr>
            <w:r w:rsidRPr="005B2D5F">
              <w:rPr>
                <w:rFonts w:ascii="Times New Roman" w:hAnsi="Times New Roman" w:cs="Times New Roman"/>
                <w:sz w:val="24"/>
                <w:szCs w:val="24"/>
              </w:rPr>
              <w:t>$1,</w:t>
            </w:r>
            <w:r>
              <w:rPr>
                <w:rFonts w:ascii="Times New Roman" w:hAnsi="Times New Roman" w:cs="Times New Roman"/>
                <w:sz w:val="24"/>
                <w:szCs w:val="24"/>
              </w:rPr>
              <w:t>195</w:t>
            </w:r>
          </w:p>
        </w:tc>
      </w:tr>
      <w:tr w:rsidR="00BA6779" w:rsidRPr="005B2D5F" w14:paraId="1DEB37CB" w14:textId="77777777" w:rsidTr="002A2D32">
        <w:tc>
          <w:tcPr>
            <w:tcW w:w="5125" w:type="dxa"/>
            <w:tcBorders>
              <w:top w:val="single" w:sz="4" w:space="0" w:color="auto"/>
              <w:left w:val="single" w:sz="4" w:space="0" w:color="auto"/>
              <w:bottom w:val="single" w:sz="4" w:space="0" w:color="auto"/>
              <w:right w:val="single" w:sz="4" w:space="0" w:color="auto"/>
            </w:tcBorders>
          </w:tcPr>
          <w:p w14:paraId="30ECE7CE"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Presentation Equipment</w:t>
            </w:r>
          </w:p>
        </w:tc>
        <w:tc>
          <w:tcPr>
            <w:tcW w:w="5040" w:type="dxa"/>
            <w:tcBorders>
              <w:top w:val="single" w:sz="4" w:space="0" w:color="auto"/>
              <w:left w:val="single" w:sz="4" w:space="0" w:color="auto"/>
              <w:bottom w:val="single" w:sz="4" w:space="0" w:color="auto"/>
              <w:right w:val="single" w:sz="4" w:space="0" w:color="auto"/>
            </w:tcBorders>
          </w:tcPr>
          <w:p w14:paraId="0B858FD3"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w:t>
            </w:r>
            <w:r>
              <w:rPr>
                <w:rFonts w:ascii="Times New Roman" w:hAnsi="Times New Roman" w:cs="Times New Roman"/>
                <w:sz w:val="24"/>
                <w:szCs w:val="24"/>
              </w:rPr>
              <w:t>270</w:t>
            </w:r>
          </w:p>
        </w:tc>
      </w:tr>
      <w:tr w:rsidR="00BA6779" w:rsidRPr="005B2D5F" w14:paraId="74EA9926" w14:textId="77777777" w:rsidTr="002A2D32">
        <w:tc>
          <w:tcPr>
            <w:tcW w:w="5125" w:type="dxa"/>
            <w:tcBorders>
              <w:top w:val="single" w:sz="4" w:space="0" w:color="auto"/>
              <w:left w:val="single" w:sz="4" w:space="0" w:color="auto"/>
              <w:bottom w:val="single" w:sz="4" w:space="0" w:color="auto"/>
              <w:right w:val="single" w:sz="4" w:space="0" w:color="auto"/>
            </w:tcBorders>
            <w:hideMark/>
          </w:tcPr>
          <w:p w14:paraId="63C82BAE" w14:textId="77777777" w:rsidR="00BA6779" w:rsidRPr="005B2D5F" w:rsidRDefault="00BA6779" w:rsidP="00591C03">
            <w:pPr>
              <w:spacing w:after="160" w:line="259" w:lineRule="auto"/>
              <w:jc w:val="both"/>
              <w:rPr>
                <w:rFonts w:ascii="Times New Roman" w:hAnsi="Times New Roman" w:cs="Times New Roman"/>
                <w:sz w:val="24"/>
                <w:szCs w:val="24"/>
              </w:rPr>
            </w:pPr>
          </w:p>
        </w:tc>
        <w:tc>
          <w:tcPr>
            <w:tcW w:w="5040" w:type="dxa"/>
            <w:tcBorders>
              <w:top w:val="single" w:sz="4" w:space="0" w:color="auto"/>
              <w:left w:val="single" w:sz="4" w:space="0" w:color="auto"/>
              <w:bottom w:val="single" w:sz="4" w:space="0" w:color="auto"/>
              <w:right w:val="single" w:sz="4" w:space="0" w:color="auto"/>
            </w:tcBorders>
            <w:hideMark/>
          </w:tcPr>
          <w:p w14:paraId="11409040" w14:textId="77777777" w:rsidR="00BA6779" w:rsidRPr="005B2D5F" w:rsidRDefault="00BA6779" w:rsidP="00591C03">
            <w:pPr>
              <w:spacing w:after="160" w:line="259" w:lineRule="auto"/>
              <w:jc w:val="both"/>
              <w:rPr>
                <w:rFonts w:ascii="Times New Roman" w:hAnsi="Times New Roman" w:cs="Times New Roman"/>
                <w:sz w:val="24"/>
                <w:szCs w:val="24"/>
              </w:rPr>
            </w:pPr>
          </w:p>
        </w:tc>
      </w:tr>
      <w:tr w:rsidR="00BA6779" w:rsidRPr="005B2D5F" w14:paraId="61B1DCD8" w14:textId="77777777" w:rsidTr="002A2D32">
        <w:trPr>
          <w:trHeight w:val="332"/>
        </w:trPr>
        <w:tc>
          <w:tcPr>
            <w:tcW w:w="5125" w:type="dxa"/>
            <w:tcBorders>
              <w:top w:val="single" w:sz="4" w:space="0" w:color="auto"/>
              <w:left w:val="single" w:sz="4" w:space="0" w:color="auto"/>
              <w:bottom w:val="single" w:sz="4" w:space="0" w:color="auto"/>
              <w:right w:val="single" w:sz="4" w:space="0" w:color="auto"/>
            </w:tcBorders>
          </w:tcPr>
          <w:p w14:paraId="670245F5"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b/>
                <w:bCs/>
                <w:sz w:val="24"/>
                <w:szCs w:val="24"/>
              </w:rPr>
              <w:t>Network &amp; Internet Connectivity</w:t>
            </w:r>
          </w:p>
        </w:tc>
        <w:tc>
          <w:tcPr>
            <w:tcW w:w="5040" w:type="dxa"/>
            <w:tcBorders>
              <w:top w:val="single" w:sz="4" w:space="0" w:color="auto"/>
              <w:left w:val="single" w:sz="4" w:space="0" w:color="auto"/>
              <w:bottom w:val="single" w:sz="4" w:space="0" w:color="auto"/>
              <w:right w:val="single" w:sz="4" w:space="0" w:color="auto"/>
            </w:tcBorders>
          </w:tcPr>
          <w:p w14:paraId="5D42AB48" w14:textId="77777777" w:rsidR="00BA6779" w:rsidRPr="005B2D5F" w:rsidRDefault="00BA6779" w:rsidP="00591C03">
            <w:pPr>
              <w:spacing w:after="160" w:line="259" w:lineRule="auto"/>
              <w:jc w:val="both"/>
              <w:rPr>
                <w:rFonts w:ascii="Times New Roman" w:hAnsi="Times New Roman" w:cs="Times New Roman"/>
                <w:sz w:val="24"/>
                <w:szCs w:val="24"/>
              </w:rPr>
            </w:pPr>
            <w:r w:rsidRPr="005B2D5F">
              <w:rPr>
                <w:rFonts w:ascii="Times New Roman" w:hAnsi="Times New Roman" w:cs="Times New Roman"/>
                <w:sz w:val="24"/>
                <w:szCs w:val="24"/>
              </w:rPr>
              <w:t>$1,</w:t>
            </w:r>
            <w:r>
              <w:rPr>
                <w:rFonts w:ascii="Times New Roman" w:hAnsi="Times New Roman" w:cs="Times New Roman"/>
                <w:sz w:val="24"/>
                <w:szCs w:val="24"/>
              </w:rPr>
              <w:t>17</w:t>
            </w:r>
            <w:r w:rsidRPr="005B2D5F">
              <w:rPr>
                <w:rFonts w:ascii="Times New Roman" w:hAnsi="Times New Roman" w:cs="Times New Roman"/>
                <w:sz w:val="24"/>
                <w:szCs w:val="24"/>
              </w:rPr>
              <w:t>0</w:t>
            </w:r>
          </w:p>
        </w:tc>
      </w:tr>
      <w:tr w:rsidR="00BA6779" w:rsidRPr="005B2D5F" w14:paraId="3D0258AF" w14:textId="77777777" w:rsidTr="002A2D32">
        <w:tc>
          <w:tcPr>
            <w:tcW w:w="5125" w:type="dxa"/>
            <w:tcBorders>
              <w:top w:val="single" w:sz="4" w:space="0" w:color="auto"/>
              <w:left w:val="single" w:sz="4" w:space="0" w:color="auto"/>
              <w:bottom w:val="single" w:sz="4" w:space="0" w:color="auto"/>
              <w:right w:val="single" w:sz="4" w:space="0" w:color="auto"/>
            </w:tcBorders>
          </w:tcPr>
          <w:p w14:paraId="7F7235B0" w14:textId="77777777" w:rsidR="00BA6779" w:rsidRPr="005B2D5F" w:rsidRDefault="00BA6779" w:rsidP="00591C03">
            <w:pPr>
              <w:jc w:val="both"/>
              <w:rPr>
                <w:rFonts w:ascii="Times New Roman" w:hAnsi="Times New Roman" w:cs="Times New Roman"/>
                <w:b/>
                <w:bCs/>
                <w:sz w:val="24"/>
                <w:szCs w:val="24"/>
              </w:rPr>
            </w:pPr>
            <w:r>
              <w:rPr>
                <w:rFonts w:ascii="Times New Roman" w:hAnsi="Times New Roman" w:cs="Times New Roman"/>
                <w:b/>
                <w:bCs/>
                <w:sz w:val="24"/>
                <w:szCs w:val="24"/>
              </w:rPr>
              <w:t>12 months Running Cost</w:t>
            </w:r>
          </w:p>
        </w:tc>
        <w:tc>
          <w:tcPr>
            <w:tcW w:w="5040" w:type="dxa"/>
            <w:tcBorders>
              <w:top w:val="single" w:sz="4" w:space="0" w:color="auto"/>
              <w:left w:val="single" w:sz="4" w:space="0" w:color="auto"/>
              <w:bottom w:val="single" w:sz="4" w:space="0" w:color="auto"/>
              <w:right w:val="single" w:sz="4" w:space="0" w:color="auto"/>
            </w:tcBorders>
          </w:tcPr>
          <w:p w14:paraId="5B829E5E" w14:textId="77777777" w:rsidR="00BA6779" w:rsidRPr="005B2D5F" w:rsidRDefault="00BA6779" w:rsidP="00591C03">
            <w:pPr>
              <w:jc w:val="both"/>
              <w:rPr>
                <w:rFonts w:ascii="Times New Roman" w:hAnsi="Times New Roman" w:cs="Times New Roman"/>
                <w:b/>
                <w:bCs/>
                <w:sz w:val="24"/>
                <w:szCs w:val="24"/>
              </w:rPr>
            </w:pPr>
            <w:r w:rsidRPr="00620C15">
              <w:rPr>
                <w:rFonts w:ascii="Times New Roman" w:hAnsi="Times New Roman" w:cs="Times New Roman"/>
                <w:sz w:val="24"/>
                <w:szCs w:val="24"/>
              </w:rPr>
              <w:t>$7,019</w:t>
            </w:r>
          </w:p>
        </w:tc>
      </w:tr>
      <w:tr w:rsidR="00BA6779" w:rsidRPr="005B2D5F" w14:paraId="0CA8D8D8" w14:textId="77777777" w:rsidTr="002A2D32">
        <w:tc>
          <w:tcPr>
            <w:tcW w:w="5125" w:type="dxa"/>
            <w:tcBorders>
              <w:top w:val="single" w:sz="4" w:space="0" w:color="auto"/>
              <w:left w:val="single" w:sz="4" w:space="0" w:color="auto"/>
              <w:bottom w:val="single" w:sz="4" w:space="0" w:color="auto"/>
              <w:right w:val="single" w:sz="4" w:space="0" w:color="auto"/>
            </w:tcBorders>
          </w:tcPr>
          <w:p w14:paraId="1E1117EE" w14:textId="77777777" w:rsidR="00BA6779" w:rsidRPr="005B2D5F" w:rsidRDefault="00BA6779" w:rsidP="00591C03">
            <w:pPr>
              <w:jc w:val="both"/>
              <w:rPr>
                <w:rFonts w:ascii="Times New Roman" w:hAnsi="Times New Roman" w:cs="Times New Roman"/>
                <w:b/>
                <w:bCs/>
                <w:sz w:val="24"/>
                <w:szCs w:val="24"/>
              </w:rPr>
            </w:pPr>
            <w:r w:rsidRPr="005B2D5F">
              <w:rPr>
                <w:rFonts w:ascii="Times New Roman" w:hAnsi="Times New Roman" w:cs="Times New Roman"/>
                <w:b/>
                <w:bCs/>
                <w:sz w:val="24"/>
                <w:szCs w:val="24"/>
              </w:rPr>
              <w:t>Miscellaneous &amp; Contingency</w:t>
            </w:r>
          </w:p>
        </w:tc>
        <w:tc>
          <w:tcPr>
            <w:tcW w:w="5040" w:type="dxa"/>
            <w:tcBorders>
              <w:top w:val="single" w:sz="4" w:space="0" w:color="auto"/>
              <w:left w:val="single" w:sz="4" w:space="0" w:color="auto"/>
              <w:bottom w:val="single" w:sz="4" w:space="0" w:color="auto"/>
              <w:right w:val="single" w:sz="4" w:space="0" w:color="auto"/>
            </w:tcBorders>
          </w:tcPr>
          <w:p w14:paraId="10CFBD96" w14:textId="77777777" w:rsidR="00BA6779" w:rsidRPr="005B2D5F" w:rsidRDefault="00BA6779" w:rsidP="00591C03">
            <w:pPr>
              <w:jc w:val="both"/>
              <w:rPr>
                <w:rFonts w:ascii="Times New Roman" w:hAnsi="Times New Roman" w:cs="Times New Roman"/>
                <w:b/>
                <w:bCs/>
                <w:sz w:val="24"/>
                <w:szCs w:val="24"/>
              </w:rPr>
            </w:pPr>
            <w:r w:rsidRPr="005B2D5F">
              <w:rPr>
                <w:rFonts w:ascii="Times New Roman" w:hAnsi="Times New Roman" w:cs="Times New Roman"/>
                <w:sz w:val="24"/>
                <w:szCs w:val="24"/>
              </w:rPr>
              <w:t>$1,650</w:t>
            </w:r>
          </w:p>
        </w:tc>
      </w:tr>
      <w:tr w:rsidR="00BA6779" w:rsidRPr="005B2D5F" w14:paraId="1E470384" w14:textId="77777777" w:rsidTr="002A2D32">
        <w:tc>
          <w:tcPr>
            <w:tcW w:w="5125" w:type="dxa"/>
            <w:tcBorders>
              <w:top w:val="single" w:sz="4" w:space="0" w:color="auto"/>
              <w:left w:val="single" w:sz="4" w:space="0" w:color="auto"/>
              <w:bottom w:val="single" w:sz="4" w:space="0" w:color="auto"/>
              <w:right w:val="single" w:sz="4" w:space="0" w:color="auto"/>
            </w:tcBorders>
          </w:tcPr>
          <w:p w14:paraId="44939688" w14:textId="77777777" w:rsidR="00BA6779" w:rsidRPr="005B2D5F" w:rsidRDefault="00BA6779" w:rsidP="00591C03">
            <w:pPr>
              <w:jc w:val="both"/>
              <w:rPr>
                <w:rFonts w:ascii="Times New Roman" w:hAnsi="Times New Roman" w:cs="Times New Roman"/>
                <w:b/>
                <w:bCs/>
                <w:sz w:val="24"/>
                <w:szCs w:val="24"/>
              </w:rPr>
            </w:pPr>
            <w:r w:rsidRPr="005B2D5F">
              <w:rPr>
                <w:rFonts w:ascii="Times New Roman" w:hAnsi="Times New Roman" w:cs="Times New Roman"/>
                <w:b/>
                <w:bCs/>
                <w:sz w:val="24"/>
                <w:szCs w:val="24"/>
              </w:rPr>
              <w:t>TOTAL PROJECT COST</w:t>
            </w:r>
          </w:p>
        </w:tc>
        <w:tc>
          <w:tcPr>
            <w:tcW w:w="5040" w:type="dxa"/>
            <w:tcBorders>
              <w:top w:val="single" w:sz="4" w:space="0" w:color="auto"/>
              <w:left w:val="single" w:sz="4" w:space="0" w:color="auto"/>
              <w:bottom w:val="single" w:sz="4" w:space="0" w:color="auto"/>
              <w:right w:val="single" w:sz="4" w:space="0" w:color="auto"/>
            </w:tcBorders>
          </w:tcPr>
          <w:p w14:paraId="6D02C4DB" w14:textId="77777777" w:rsidR="00BA6779" w:rsidRPr="005B2D5F" w:rsidRDefault="00BA6779" w:rsidP="00591C03">
            <w:pPr>
              <w:jc w:val="both"/>
              <w:rPr>
                <w:rFonts w:ascii="Times New Roman" w:hAnsi="Times New Roman" w:cs="Times New Roman"/>
                <w:b/>
                <w:bCs/>
                <w:sz w:val="24"/>
                <w:szCs w:val="24"/>
              </w:rPr>
            </w:pPr>
            <w:r w:rsidRPr="005B2D5F">
              <w:rPr>
                <w:rFonts w:ascii="Times New Roman" w:hAnsi="Times New Roman" w:cs="Times New Roman"/>
                <w:b/>
                <w:bCs/>
                <w:sz w:val="24"/>
                <w:szCs w:val="24"/>
              </w:rPr>
              <w:t>$</w:t>
            </w:r>
            <w:r>
              <w:rPr>
                <w:rFonts w:ascii="Times New Roman" w:hAnsi="Times New Roman" w:cs="Times New Roman"/>
                <w:b/>
                <w:bCs/>
                <w:sz w:val="24"/>
                <w:szCs w:val="24"/>
              </w:rPr>
              <w:t>39,998</w:t>
            </w:r>
          </w:p>
        </w:tc>
      </w:tr>
    </w:tbl>
    <w:p w14:paraId="255E9F78" w14:textId="77777777" w:rsidR="00BA6779" w:rsidRPr="005B2D5F" w:rsidRDefault="00BA6779" w:rsidP="00BA6779">
      <w:pPr>
        <w:jc w:val="both"/>
        <w:rPr>
          <w:sz w:val="24"/>
          <w:szCs w:val="24"/>
        </w:rPr>
      </w:pPr>
    </w:p>
    <w:p w14:paraId="3A188121" w14:textId="77777777" w:rsidR="00BA6779" w:rsidRDefault="00BA6779" w:rsidP="00BA6779">
      <w:pPr>
        <w:jc w:val="both"/>
        <w:rPr>
          <w:b/>
          <w:bCs/>
          <w:sz w:val="24"/>
          <w:szCs w:val="24"/>
        </w:rPr>
      </w:pPr>
    </w:p>
    <w:p w14:paraId="591EB437" w14:textId="77777777" w:rsidR="00BA6779" w:rsidRDefault="00BA6779" w:rsidP="00BA6779">
      <w:pPr>
        <w:jc w:val="both"/>
        <w:rPr>
          <w:b/>
          <w:bCs/>
          <w:sz w:val="24"/>
          <w:szCs w:val="24"/>
        </w:rPr>
      </w:pPr>
    </w:p>
    <w:p w14:paraId="09F48B09" w14:textId="77777777" w:rsidR="00BA6779" w:rsidRPr="005B2D5F" w:rsidRDefault="00BA6779" w:rsidP="00BA6779">
      <w:pPr>
        <w:jc w:val="both"/>
        <w:rPr>
          <w:b/>
          <w:bCs/>
          <w:sz w:val="24"/>
          <w:szCs w:val="24"/>
        </w:rPr>
      </w:pPr>
      <w:r w:rsidRPr="005B2D5F">
        <w:rPr>
          <w:b/>
          <w:bCs/>
          <w:sz w:val="24"/>
          <w:szCs w:val="24"/>
        </w:rPr>
        <w:t>COST-SAVING INITIATIVE</w:t>
      </w:r>
    </w:p>
    <w:p w14:paraId="05867EB6" w14:textId="77777777" w:rsidR="00BA6779" w:rsidRPr="005B2D5F" w:rsidRDefault="00BA6779" w:rsidP="00BA6779">
      <w:pPr>
        <w:jc w:val="both"/>
        <w:rPr>
          <w:sz w:val="24"/>
          <w:szCs w:val="24"/>
        </w:rPr>
      </w:pPr>
      <w:r w:rsidRPr="005B2D5F">
        <w:rPr>
          <w:sz w:val="24"/>
          <w:szCs w:val="24"/>
        </w:rPr>
        <w:t>The Jesus Heart Project will embark on these cost-saving initiatives:</w:t>
      </w:r>
    </w:p>
    <w:p w14:paraId="13B7C690" w14:textId="77777777" w:rsidR="00BA6779" w:rsidRPr="001268F8" w:rsidRDefault="00BA6779" w:rsidP="00BA6779">
      <w:pPr>
        <w:pStyle w:val="ListParagraph"/>
        <w:widowControl/>
        <w:numPr>
          <w:ilvl w:val="0"/>
          <w:numId w:val="24"/>
        </w:numPr>
        <w:autoSpaceDE/>
        <w:autoSpaceDN/>
        <w:spacing w:after="160" w:line="259" w:lineRule="auto"/>
        <w:jc w:val="both"/>
        <w:rPr>
          <w:sz w:val="24"/>
          <w:szCs w:val="24"/>
        </w:rPr>
      </w:pPr>
      <w:r w:rsidRPr="001268F8">
        <w:rPr>
          <w:b/>
          <w:bCs/>
          <w:sz w:val="24"/>
          <w:szCs w:val="24"/>
        </w:rPr>
        <w:t>Refurbished Equipment</w:t>
      </w:r>
      <w:r w:rsidRPr="001268F8">
        <w:rPr>
          <w:sz w:val="24"/>
          <w:szCs w:val="24"/>
        </w:rPr>
        <w:t>: Use certified refurbished computers to reduce costs by 50-60%</w:t>
      </w:r>
    </w:p>
    <w:p w14:paraId="0C494FDE" w14:textId="77777777" w:rsidR="00BA6779" w:rsidRPr="001268F8" w:rsidRDefault="00BA6779" w:rsidP="00BA6779">
      <w:pPr>
        <w:pStyle w:val="ListParagraph"/>
        <w:widowControl/>
        <w:numPr>
          <w:ilvl w:val="0"/>
          <w:numId w:val="24"/>
        </w:numPr>
        <w:autoSpaceDE/>
        <w:autoSpaceDN/>
        <w:spacing w:after="160" w:line="259" w:lineRule="auto"/>
        <w:jc w:val="both"/>
        <w:rPr>
          <w:sz w:val="24"/>
          <w:szCs w:val="24"/>
        </w:rPr>
      </w:pPr>
      <w:r w:rsidRPr="001268F8">
        <w:rPr>
          <w:b/>
          <w:bCs/>
          <w:sz w:val="24"/>
          <w:szCs w:val="24"/>
        </w:rPr>
        <w:t>Phased Implementation</w:t>
      </w:r>
      <w:r w:rsidRPr="001268F8">
        <w:rPr>
          <w:sz w:val="24"/>
          <w:szCs w:val="24"/>
        </w:rPr>
        <w:t>: Complete essential components first, add remaining equipment later</w:t>
      </w:r>
    </w:p>
    <w:p w14:paraId="7389AB0C" w14:textId="77777777" w:rsidR="00BA6779" w:rsidRPr="001268F8" w:rsidRDefault="00BA6779" w:rsidP="00BA6779">
      <w:pPr>
        <w:pStyle w:val="ListParagraph"/>
        <w:widowControl/>
        <w:numPr>
          <w:ilvl w:val="0"/>
          <w:numId w:val="24"/>
        </w:numPr>
        <w:autoSpaceDE/>
        <w:autoSpaceDN/>
        <w:spacing w:after="160" w:line="259" w:lineRule="auto"/>
        <w:jc w:val="both"/>
        <w:rPr>
          <w:sz w:val="24"/>
          <w:szCs w:val="24"/>
        </w:rPr>
      </w:pPr>
      <w:r w:rsidRPr="001268F8">
        <w:rPr>
          <w:b/>
          <w:bCs/>
          <w:sz w:val="24"/>
          <w:szCs w:val="24"/>
        </w:rPr>
        <w:t>Community Partnerships</w:t>
      </w:r>
      <w:r w:rsidRPr="001268F8">
        <w:rPr>
          <w:sz w:val="24"/>
          <w:szCs w:val="24"/>
        </w:rPr>
        <w:t>: Seek donations or partnerships for some equipment</w:t>
      </w:r>
    </w:p>
    <w:p w14:paraId="0373DC6E" w14:textId="77777777" w:rsidR="00BA6779" w:rsidRPr="001268F8" w:rsidRDefault="00BA6779" w:rsidP="00BA6779">
      <w:pPr>
        <w:pStyle w:val="ListParagraph"/>
        <w:widowControl/>
        <w:numPr>
          <w:ilvl w:val="0"/>
          <w:numId w:val="24"/>
        </w:numPr>
        <w:autoSpaceDE/>
        <w:autoSpaceDN/>
        <w:spacing w:after="160" w:line="259" w:lineRule="auto"/>
        <w:jc w:val="both"/>
        <w:rPr>
          <w:sz w:val="24"/>
          <w:szCs w:val="24"/>
        </w:rPr>
      </w:pPr>
      <w:r w:rsidRPr="001268F8">
        <w:rPr>
          <w:b/>
          <w:bCs/>
          <w:sz w:val="24"/>
          <w:szCs w:val="24"/>
        </w:rPr>
        <w:t>Bulk Purchasing</w:t>
      </w:r>
      <w:r w:rsidRPr="001268F8">
        <w:rPr>
          <w:sz w:val="24"/>
          <w:szCs w:val="24"/>
        </w:rPr>
        <w:t>: Negotiate volume discounts for furniture and technology</w:t>
      </w:r>
    </w:p>
    <w:p w14:paraId="0EDC1F30" w14:textId="77777777" w:rsidR="00BA6779" w:rsidRPr="001268F8" w:rsidRDefault="00BA6779" w:rsidP="00BA6779">
      <w:pPr>
        <w:pStyle w:val="ListParagraph"/>
        <w:widowControl/>
        <w:numPr>
          <w:ilvl w:val="0"/>
          <w:numId w:val="24"/>
        </w:numPr>
        <w:autoSpaceDE/>
        <w:autoSpaceDN/>
        <w:spacing w:after="160" w:line="259" w:lineRule="auto"/>
        <w:jc w:val="both"/>
        <w:rPr>
          <w:sz w:val="24"/>
          <w:szCs w:val="24"/>
        </w:rPr>
      </w:pPr>
      <w:r w:rsidRPr="001268F8">
        <w:rPr>
          <w:b/>
          <w:bCs/>
          <w:sz w:val="24"/>
          <w:szCs w:val="24"/>
        </w:rPr>
        <w:t>Local Labor</w:t>
      </w:r>
      <w:r w:rsidRPr="001268F8">
        <w:rPr>
          <w:sz w:val="24"/>
          <w:szCs w:val="24"/>
        </w:rPr>
        <w:t>: Use local contractors to reduce labor cost</w:t>
      </w:r>
    </w:p>
    <w:p w14:paraId="2DA522E5" w14:textId="77777777" w:rsidR="00BA6779" w:rsidRPr="005B2D5F" w:rsidRDefault="00BA6779" w:rsidP="00BA6779">
      <w:pPr>
        <w:jc w:val="both"/>
        <w:rPr>
          <w:b/>
          <w:bCs/>
          <w:sz w:val="24"/>
          <w:szCs w:val="24"/>
        </w:rPr>
      </w:pPr>
    </w:p>
    <w:p w14:paraId="33387658" w14:textId="77777777" w:rsidR="00BA6779" w:rsidRPr="005B2D5F" w:rsidRDefault="00BA6779" w:rsidP="00BA6779">
      <w:pPr>
        <w:jc w:val="both"/>
        <w:rPr>
          <w:b/>
          <w:bCs/>
          <w:sz w:val="24"/>
          <w:szCs w:val="24"/>
        </w:rPr>
      </w:pPr>
      <w:r w:rsidRPr="005B2D5F">
        <w:rPr>
          <w:b/>
          <w:bCs/>
          <w:sz w:val="24"/>
          <w:szCs w:val="24"/>
        </w:rPr>
        <w:t>PROJECT SUSTAINABILITY</w:t>
      </w:r>
    </w:p>
    <w:p w14:paraId="1820EEEE" w14:textId="77777777" w:rsidR="00BA6779" w:rsidRPr="005B2D5F" w:rsidRDefault="00BA6779" w:rsidP="00BA6779">
      <w:pPr>
        <w:jc w:val="both"/>
        <w:rPr>
          <w:sz w:val="24"/>
          <w:szCs w:val="24"/>
        </w:rPr>
      </w:pPr>
      <w:r w:rsidRPr="005B2D5F">
        <w:rPr>
          <w:sz w:val="24"/>
          <w:szCs w:val="24"/>
        </w:rPr>
        <w:lastRenderedPageBreak/>
        <w:t>Illustrate how your project will continue to survive post funding. Also indicate if your project will be able to secure funding support from other agencies or mobilize its own resources to ensure the activities will be carried out in the long run.</w:t>
      </w:r>
    </w:p>
    <w:tbl>
      <w:tblPr>
        <w:tblStyle w:val="TableGrid"/>
        <w:tblW w:w="9185" w:type="dxa"/>
        <w:tblLook w:val="04A0" w:firstRow="1" w:lastRow="0" w:firstColumn="1" w:lastColumn="0" w:noHBand="0" w:noVBand="1"/>
      </w:tblPr>
      <w:tblGrid>
        <w:gridCol w:w="1176"/>
        <w:gridCol w:w="1251"/>
        <w:gridCol w:w="1378"/>
        <w:gridCol w:w="3751"/>
        <w:gridCol w:w="1629"/>
      </w:tblGrid>
      <w:tr w:rsidR="00BA6779" w:rsidRPr="005B2D5F" w14:paraId="6A815A7F" w14:textId="77777777" w:rsidTr="002A2D32">
        <w:trPr>
          <w:trHeight w:val="849"/>
        </w:trPr>
        <w:tc>
          <w:tcPr>
            <w:tcW w:w="1072" w:type="dxa"/>
          </w:tcPr>
          <w:p w14:paraId="427AD596" w14:textId="77777777" w:rsidR="00BA6779" w:rsidRPr="00CE1547" w:rsidRDefault="00BA6779" w:rsidP="00591C03">
            <w:pPr>
              <w:jc w:val="both"/>
              <w:rPr>
                <w:rFonts w:ascii="Times New Roman" w:hAnsi="Times New Roman" w:cs="Times New Roman"/>
                <w:b/>
                <w:bCs/>
                <w:sz w:val="24"/>
                <w:szCs w:val="24"/>
              </w:rPr>
            </w:pPr>
            <w:r w:rsidRPr="00CE1547">
              <w:rPr>
                <w:rFonts w:ascii="Times New Roman" w:hAnsi="Times New Roman" w:cs="Times New Roman"/>
                <w:b/>
                <w:bCs/>
                <w:sz w:val="24"/>
                <w:szCs w:val="24"/>
              </w:rPr>
              <w:t xml:space="preserve">Project expected outcomes </w:t>
            </w:r>
          </w:p>
        </w:tc>
        <w:tc>
          <w:tcPr>
            <w:tcW w:w="1254" w:type="dxa"/>
          </w:tcPr>
          <w:p w14:paraId="7D60AD03" w14:textId="77777777" w:rsidR="00BA6779" w:rsidRPr="00CE1547" w:rsidRDefault="00BA6779" w:rsidP="00591C03">
            <w:pPr>
              <w:jc w:val="both"/>
              <w:rPr>
                <w:rFonts w:ascii="Times New Roman" w:hAnsi="Times New Roman" w:cs="Times New Roman"/>
                <w:b/>
                <w:bCs/>
                <w:sz w:val="24"/>
                <w:szCs w:val="24"/>
              </w:rPr>
            </w:pPr>
            <w:r w:rsidRPr="00CE1547">
              <w:rPr>
                <w:rFonts w:ascii="Times New Roman" w:hAnsi="Times New Roman" w:cs="Times New Roman"/>
                <w:b/>
                <w:bCs/>
                <w:sz w:val="24"/>
                <w:szCs w:val="24"/>
              </w:rPr>
              <w:t xml:space="preserve">Results </w:t>
            </w:r>
          </w:p>
          <w:p w14:paraId="00DA3DE9" w14:textId="77777777" w:rsidR="00BA6779" w:rsidRPr="00CE1547" w:rsidRDefault="00BA6779" w:rsidP="00591C03">
            <w:pPr>
              <w:jc w:val="both"/>
              <w:rPr>
                <w:rFonts w:ascii="Times New Roman" w:hAnsi="Times New Roman" w:cs="Times New Roman"/>
                <w:b/>
                <w:bCs/>
                <w:sz w:val="24"/>
                <w:szCs w:val="24"/>
              </w:rPr>
            </w:pPr>
            <w:r w:rsidRPr="00CE1547">
              <w:rPr>
                <w:rFonts w:ascii="Times New Roman" w:hAnsi="Times New Roman" w:cs="Times New Roman"/>
                <w:b/>
                <w:bCs/>
                <w:sz w:val="24"/>
                <w:szCs w:val="24"/>
              </w:rPr>
              <w:t xml:space="preserve">Achieved </w:t>
            </w:r>
          </w:p>
        </w:tc>
        <w:tc>
          <w:tcPr>
            <w:tcW w:w="1390" w:type="dxa"/>
          </w:tcPr>
          <w:p w14:paraId="4F85C3D3" w14:textId="77777777" w:rsidR="00BA6779" w:rsidRPr="00CE1547" w:rsidRDefault="00BA6779" w:rsidP="00591C03">
            <w:pPr>
              <w:jc w:val="both"/>
              <w:rPr>
                <w:rFonts w:ascii="Times New Roman" w:hAnsi="Times New Roman" w:cs="Times New Roman"/>
                <w:b/>
                <w:bCs/>
                <w:sz w:val="24"/>
                <w:szCs w:val="24"/>
              </w:rPr>
            </w:pPr>
            <w:r w:rsidRPr="00CE1547">
              <w:rPr>
                <w:rFonts w:ascii="Times New Roman" w:hAnsi="Times New Roman" w:cs="Times New Roman"/>
                <w:b/>
                <w:bCs/>
                <w:sz w:val="24"/>
                <w:szCs w:val="24"/>
              </w:rPr>
              <w:t>Exit Point and Strategy</w:t>
            </w:r>
          </w:p>
        </w:tc>
        <w:tc>
          <w:tcPr>
            <w:tcW w:w="3836" w:type="dxa"/>
          </w:tcPr>
          <w:p w14:paraId="59B647A0" w14:textId="77777777" w:rsidR="00BA6779" w:rsidRPr="00CE1547" w:rsidRDefault="00BA6779" w:rsidP="00591C03">
            <w:pPr>
              <w:jc w:val="both"/>
              <w:rPr>
                <w:rFonts w:ascii="Times New Roman" w:hAnsi="Times New Roman" w:cs="Times New Roman"/>
                <w:b/>
                <w:bCs/>
                <w:sz w:val="24"/>
                <w:szCs w:val="24"/>
              </w:rPr>
            </w:pPr>
            <w:r w:rsidRPr="00CE1547">
              <w:rPr>
                <w:rFonts w:ascii="Times New Roman" w:hAnsi="Times New Roman" w:cs="Times New Roman"/>
                <w:b/>
                <w:bCs/>
                <w:sz w:val="24"/>
                <w:szCs w:val="24"/>
              </w:rPr>
              <w:t xml:space="preserve">Sustainable variables </w:t>
            </w:r>
          </w:p>
        </w:tc>
        <w:tc>
          <w:tcPr>
            <w:tcW w:w="1633" w:type="dxa"/>
          </w:tcPr>
          <w:p w14:paraId="40E69F7D" w14:textId="77777777" w:rsidR="00BA6779" w:rsidRPr="00CE1547" w:rsidRDefault="00BA6779" w:rsidP="00591C03">
            <w:pPr>
              <w:jc w:val="both"/>
              <w:rPr>
                <w:rFonts w:ascii="Times New Roman" w:hAnsi="Times New Roman" w:cs="Times New Roman"/>
                <w:b/>
                <w:bCs/>
                <w:sz w:val="24"/>
                <w:szCs w:val="24"/>
              </w:rPr>
            </w:pPr>
            <w:r w:rsidRPr="00CE1547">
              <w:rPr>
                <w:rFonts w:ascii="Times New Roman" w:hAnsi="Times New Roman" w:cs="Times New Roman"/>
                <w:b/>
                <w:bCs/>
                <w:sz w:val="24"/>
                <w:szCs w:val="24"/>
              </w:rPr>
              <w:t xml:space="preserve">Supervision and additional Partnerships </w:t>
            </w:r>
          </w:p>
        </w:tc>
      </w:tr>
      <w:tr w:rsidR="00BA6779" w:rsidRPr="005B2D5F" w14:paraId="2DA96540" w14:textId="77777777" w:rsidTr="002A2D32">
        <w:trPr>
          <w:trHeight w:val="1969"/>
        </w:trPr>
        <w:tc>
          <w:tcPr>
            <w:tcW w:w="1072" w:type="dxa"/>
          </w:tcPr>
          <w:p w14:paraId="7F799D0A" w14:textId="77777777" w:rsidR="00BA6779" w:rsidRPr="005B2D5F" w:rsidRDefault="00BA6779" w:rsidP="00591C03">
            <w:pPr>
              <w:jc w:val="both"/>
              <w:rPr>
                <w:rFonts w:ascii="Times New Roman" w:hAnsi="Times New Roman" w:cs="Times New Roman"/>
                <w:sz w:val="24"/>
                <w:szCs w:val="24"/>
              </w:rPr>
            </w:pPr>
            <w:r>
              <w:rPr>
                <w:rFonts w:ascii="Times New Roman" w:hAnsi="Times New Roman" w:cs="Times New Roman"/>
                <w:sz w:val="24"/>
                <w:szCs w:val="24"/>
              </w:rPr>
              <w:t>Train 450 students</w:t>
            </w:r>
          </w:p>
        </w:tc>
        <w:tc>
          <w:tcPr>
            <w:tcW w:w="1254" w:type="dxa"/>
          </w:tcPr>
          <w:p w14:paraId="778A7FD7" w14:textId="77777777" w:rsidR="00BA6779" w:rsidRPr="005B2D5F" w:rsidRDefault="00BA6779" w:rsidP="00591C03">
            <w:pPr>
              <w:jc w:val="both"/>
              <w:rPr>
                <w:rFonts w:ascii="Times New Roman" w:hAnsi="Times New Roman" w:cs="Times New Roman"/>
                <w:sz w:val="24"/>
                <w:szCs w:val="24"/>
              </w:rPr>
            </w:pPr>
            <w:r>
              <w:rPr>
                <w:rFonts w:ascii="Times New Roman" w:hAnsi="Times New Roman" w:cs="Times New Roman"/>
              </w:rPr>
              <w:t>Enhanced digital literacy and skills amongst JHS students</w:t>
            </w:r>
          </w:p>
        </w:tc>
        <w:tc>
          <w:tcPr>
            <w:tcW w:w="1390" w:type="dxa"/>
          </w:tcPr>
          <w:p w14:paraId="17575B03" w14:textId="77777777" w:rsidR="00BA6779" w:rsidRPr="005B2D5F" w:rsidRDefault="00BA6779" w:rsidP="00591C03">
            <w:pPr>
              <w:jc w:val="both"/>
              <w:rPr>
                <w:rFonts w:ascii="Times New Roman" w:hAnsi="Times New Roman" w:cs="Times New Roman"/>
                <w:sz w:val="24"/>
                <w:szCs w:val="24"/>
              </w:rPr>
            </w:pPr>
            <w:r>
              <w:rPr>
                <w:rFonts w:ascii="Times New Roman" w:hAnsi="Times New Roman" w:cs="Times New Roman"/>
                <w:sz w:val="24"/>
                <w:szCs w:val="24"/>
              </w:rPr>
              <w:t>At attaining 75% of KPIs</w:t>
            </w:r>
          </w:p>
        </w:tc>
        <w:tc>
          <w:tcPr>
            <w:tcW w:w="3836" w:type="dxa"/>
          </w:tcPr>
          <w:p w14:paraId="0D4B37F7" w14:textId="77777777" w:rsidR="00BA6779" w:rsidRPr="00CE1547" w:rsidRDefault="00BA6779" w:rsidP="00591C03">
            <w:pPr>
              <w:jc w:val="both"/>
              <w:rPr>
                <w:rFonts w:ascii="Times New Roman" w:hAnsi="Times New Roman" w:cs="Times New Roman"/>
                <w:sz w:val="24"/>
                <w:szCs w:val="24"/>
              </w:rPr>
            </w:pPr>
            <w:r w:rsidRPr="00CE1547">
              <w:rPr>
                <w:rFonts w:ascii="Times New Roman" w:hAnsi="Times New Roman" w:cs="Times New Roman"/>
                <w:sz w:val="24"/>
                <w:szCs w:val="24"/>
              </w:rPr>
              <w:t>Trained community volunteer teachers.</w:t>
            </w:r>
          </w:p>
          <w:p w14:paraId="19AEC936" w14:textId="77777777" w:rsidR="00BA6779" w:rsidRDefault="00BA6779" w:rsidP="00591C03">
            <w:pPr>
              <w:jc w:val="both"/>
              <w:rPr>
                <w:rFonts w:ascii="Times New Roman" w:hAnsi="Times New Roman" w:cs="Times New Roman"/>
                <w:sz w:val="24"/>
                <w:szCs w:val="24"/>
              </w:rPr>
            </w:pPr>
            <w:r w:rsidRPr="00605C2A">
              <w:rPr>
                <w:rFonts w:ascii="Times New Roman" w:hAnsi="Times New Roman" w:cs="Times New Roman"/>
                <w:sz w:val="24"/>
                <w:szCs w:val="24"/>
              </w:rPr>
              <w:t>Trained community volunteers IT Technicians</w:t>
            </w:r>
            <w:r>
              <w:rPr>
                <w:rFonts w:ascii="Times New Roman" w:hAnsi="Times New Roman" w:cs="Times New Roman"/>
                <w:sz w:val="24"/>
                <w:szCs w:val="24"/>
              </w:rPr>
              <w:t>.</w:t>
            </w:r>
          </w:p>
          <w:p w14:paraId="6169E539" w14:textId="77777777" w:rsidR="00BA6779" w:rsidRPr="00605C2A" w:rsidRDefault="00BA6779" w:rsidP="00591C03">
            <w:pPr>
              <w:jc w:val="both"/>
              <w:rPr>
                <w:rFonts w:ascii="Times New Roman" w:hAnsi="Times New Roman" w:cs="Times New Roman"/>
                <w:sz w:val="24"/>
                <w:szCs w:val="24"/>
              </w:rPr>
            </w:pPr>
            <w:r>
              <w:rPr>
                <w:rFonts w:ascii="Times New Roman" w:hAnsi="Times New Roman" w:cs="Times New Roman"/>
                <w:sz w:val="24"/>
                <w:szCs w:val="24"/>
              </w:rPr>
              <w:t>Establishment of a maintenance fund by District Assembly.</w:t>
            </w:r>
          </w:p>
        </w:tc>
        <w:tc>
          <w:tcPr>
            <w:tcW w:w="1633" w:type="dxa"/>
          </w:tcPr>
          <w:p w14:paraId="368B95EC" w14:textId="77777777" w:rsidR="00BA6779" w:rsidRDefault="00BA6779" w:rsidP="00591C03">
            <w:pPr>
              <w:jc w:val="both"/>
              <w:rPr>
                <w:rFonts w:ascii="Times New Roman" w:hAnsi="Times New Roman" w:cs="Times New Roman"/>
                <w:sz w:val="24"/>
                <w:szCs w:val="24"/>
              </w:rPr>
            </w:pPr>
            <w:r>
              <w:rPr>
                <w:rFonts w:ascii="Times New Roman" w:hAnsi="Times New Roman" w:cs="Times New Roman"/>
                <w:sz w:val="24"/>
                <w:szCs w:val="24"/>
              </w:rPr>
              <w:t>Quarterly visitation and free training for volunteers.</w:t>
            </w:r>
          </w:p>
          <w:p w14:paraId="24034CE3" w14:textId="77777777" w:rsidR="00BA6779" w:rsidRPr="005B2D5F" w:rsidRDefault="00BA6779" w:rsidP="00591C03">
            <w:pPr>
              <w:jc w:val="both"/>
              <w:rPr>
                <w:rFonts w:ascii="Times New Roman" w:hAnsi="Times New Roman" w:cs="Times New Roman"/>
                <w:sz w:val="24"/>
                <w:szCs w:val="24"/>
              </w:rPr>
            </w:pPr>
            <w:r>
              <w:rPr>
                <w:rFonts w:ascii="Times New Roman" w:hAnsi="Times New Roman" w:cs="Times New Roman"/>
                <w:sz w:val="24"/>
                <w:szCs w:val="24"/>
              </w:rPr>
              <w:t>Engage partners for continuous partnerships.</w:t>
            </w:r>
          </w:p>
        </w:tc>
      </w:tr>
    </w:tbl>
    <w:p w14:paraId="569E1859" w14:textId="77777777" w:rsidR="00BA6779" w:rsidRPr="005B2D5F" w:rsidRDefault="00BA6779" w:rsidP="00BA6779">
      <w:pPr>
        <w:jc w:val="both"/>
        <w:rPr>
          <w:sz w:val="24"/>
          <w:szCs w:val="24"/>
        </w:rPr>
      </w:pPr>
    </w:p>
    <w:p w14:paraId="0A18EED8" w14:textId="77777777" w:rsidR="00BA6779" w:rsidRPr="005B2D5F" w:rsidRDefault="00BA6779" w:rsidP="00BA6779">
      <w:pPr>
        <w:jc w:val="both"/>
        <w:rPr>
          <w:b/>
          <w:bCs/>
          <w:sz w:val="24"/>
          <w:szCs w:val="24"/>
        </w:rPr>
      </w:pPr>
      <w:r w:rsidRPr="005B2D5F">
        <w:rPr>
          <w:b/>
          <w:bCs/>
          <w:sz w:val="24"/>
          <w:szCs w:val="24"/>
        </w:rPr>
        <w:t>PROJECT PERSONNEL</w:t>
      </w:r>
    </w:p>
    <w:p w14:paraId="798F8625" w14:textId="77777777" w:rsidR="00BA6779" w:rsidRPr="005B2D5F" w:rsidRDefault="00BA6779" w:rsidP="00BA6779">
      <w:pPr>
        <w:jc w:val="both"/>
        <w:rPr>
          <w:b/>
          <w:bCs/>
          <w:i/>
          <w:iCs/>
          <w:sz w:val="24"/>
          <w:szCs w:val="24"/>
        </w:rPr>
      </w:pPr>
      <w:r w:rsidRPr="005B2D5F">
        <w:rPr>
          <w:b/>
          <w:bCs/>
          <w:sz w:val="24"/>
          <w:szCs w:val="24"/>
        </w:rPr>
        <w:t>Mark Gumah – Project Manager</w:t>
      </w:r>
    </w:p>
    <w:p w14:paraId="121A23B1" w14:textId="77777777" w:rsidR="00BA6779" w:rsidRPr="005B2D5F" w:rsidRDefault="00BA6779" w:rsidP="00BA6779">
      <w:pPr>
        <w:jc w:val="both"/>
        <w:rPr>
          <w:b/>
          <w:bCs/>
          <w:sz w:val="24"/>
          <w:szCs w:val="24"/>
        </w:rPr>
      </w:pPr>
      <w:r w:rsidRPr="005B2D5F">
        <w:rPr>
          <w:b/>
          <w:bCs/>
          <w:i/>
          <w:iCs/>
          <w:sz w:val="24"/>
          <w:szCs w:val="24"/>
        </w:rPr>
        <w:t>Professional Overview</w:t>
      </w:r>
    </w:p>
    <w:p w14:paraId="0FD806A9" w14:textId="77777777" w:rsidR="00BA6779" w:rsidRPr="005B2D5F" w:rsidRDefault="00BA6779" w:rsidP="00BA6779">
      <w:pPr>
        <w:jc w:val="both"/>
        <w:rPr>
          <w:b/>
          <w:bCs/>
          <w:sz w:val="24"/>
          <w:szCs w:val="24"/>
        </w:rPr>
      </w:pPr>
      <w:r w:rsidRPr="005B2D5F">
        <w:rPr>
          <w:sz w:val="24"/>
          <w:szCs w:val="24"/>
        </w:rPr>
        <w:t xml:space="preserve">Mark serves as the cornerstone of operational excellence for the Jesus Heart Project in his capacity as Project Manager. His comprehensive approach to project management ensures that all initiatives are executed with precision, efficiency, and alignment with organizational objectives. </w:t>
      </w:r>
    </w:p>
    <w:p w14:paraId="6D842E33" w14:textId="77777777" w:rsidR="00BA6779" w:rsidRPr="005B2D5F" w:rsidRDefault="00BA6779" w:rsidP="00BA6779">
      <w:pPr>
        <w:jc w:val="both"/>
        <w:rPr>
          <w:b/>
          <w:bCs/>
          <w:sz w:val="24"/>
          <w:szCs w:val="24"/>
        </w:rPr>
      </w:pPr>
      <w:r w:rsidRPr="005B2D5F">
        <w:rPr>
          <w:b/>
          <w:bCs/>
          <w:sz w:val="24"/>
          <w:szCs w:val="24"/>
        </w:rPr>
        <w:t>Key Achievements</w:t>
      </w:r>
    </w:p>
    <w:p w14:paraId="02ED4C33" w14:textId="77777777" w:rsidR="00BA6779" w:rsidRPr="005B2D5F" w:rsidRDefault="00BA6779" w:rsidP="00BA6779">
      <w:pPr>
        <w:pStyle w:val="ListParagraph"/>
        <w:widowControl/>
        <w:numPr>
          <w:ilvl w:val="1"/>
          <w:numId w:val="20"/>
        </w:numPr>
        <w:autoSpaceDE/>
        <w:autoSpaceDN/>
        <w:spacing w:after="160" w:line="278" w:lineRule="auto"/>
        <w:jc w:val="both"/>
        <w:rPr>
          <w:sz w:val="24"/>
          <w:szCs w:val="24"/>
        </w:rPr>
      </w:pPr>
      <w:r w:rsidRPr="005B2D5F">
        <w:rPr>
          <w:sz w:val="24"/>
          <w:szCs w:val="24"/>
        </w:rPr>
        <w:t>Successfully manages multiple concurrent projects while maintaining exceptional quality standards</w:t>
      </w:r>
    </w:p>
    <w:p w14:paraId="6490E2C5" w14:textId="77777777" w:rsidR="00BA6779" w:rsidRPr="005B2D5F" w:rsidRDefault="00BA6779" w:rsidP="00BA6779">
      <w:pPr>
        <w:pStyle w:val="ListParagraph"/>
        <w:widowControl/>
        <w:numPr>
          <w:ilvl w:val="1"/>
          <w:numId w:val="20"/>
        </w:numPr>
        <w:autoSpaceDE/>
        <w:autoSpaceDN/>
        <w:spacing w:after="160" w:line="278" w:lineRule="auto"/>
        <w:jc w:val="both"/>
        <w:rPr>
          <w:sz w:val="24"/>
          <w:szCs w:val="24"/>
        </w:rPr>
      </w:pPr>
      <w:r w:rsidRPr="005B2D5F">
        <w:rPr>
          <w:sz w:val="24"/>
          <w:szCs w:val="24"/>
        </w:rPr>
        <w:t>Demonstrates proven ability to navigate complex organizational challenges and deliver solutions</w:t>
      </w:r>
    </w:p>
    <w:p w14:paraId="255879C9" w14:textId="77777777" w:rsidR="00BA6779" w:rsidRPr="005B2D5F" w:rsidRDefault="00BA6779" w:rsidP="00BA6779">
      <w:pPr>
        <w:pStyle w:val="ListParagraph"/>
        <w:widowControl/>
        <w:numPr>
          <w:ilvl w:val="1"/>
          <w:numId w:val="20"/>
        </w:numPr>
        <w:autoSpaceDE/>
        <w:autoSpaceDN/>
        <w:spacing w:after="160" w:line="278" w:lineRule="auto"/>
        <w:jc w:val="both"/>
        <w:rPr>
          <w:sz w:val="24"/>
          <w:szCs w:val="24"/>
        </w:rPr>
      </w:pPr>
      <w:r w:rsidRPr="005B2D5F">
        <w:rPr>
          <w:sz w:val="24"/>
          <w:szCs w:val="24"/>
        </w:rPr>
        <w:t>Establishes efficient project management systems that enhance overall organizational productivity</w:t>
      </w:r>
    </w:p>
    <w:p w14:paraId="4E44D2CF" w14:textId="77777777" w:rsidR="00BA6779" w:rsidRPr="005B2D5F" w:rsidRDefault="00BA6779" w:rsidP="00BA6779">
      <w:pPr>
        <w:jc w:val="both"/>
        <w:rPr>
          <w:b/>
          <w:bCs/>
          <w:sz w:val="24"/>
          <w:szCs w:val="24"/>
        </w:rPr>
      </w:pPr>
      <w:r w:rsidRPr="005B2D5F">
        <w:rPr>
          <w:b/>
          <w:bCs/>
          <w:sz w:val="24"/>
          <w:szCs w:val="24"/>
        </w:rPr>
        <w:t xml:space="preserve">Marlene </w:t>
      </w:r>
      <w:proofErr w:type="spellStart"/>
      <w:r w:rsidRPr="005B2D5F">
        <w:rPr>
          <w:b/>
          <w:bCs/>
          <w:sz w:val="24"/>
          <w:szCs w:val="24"/>
        </w:rPr>
        <w:t>Gbedemah</w:t>
      </w:r>
      <w:proofErr w:type="spellEnd"/>
      <w:r w:rsidRPr="005B2D5F">
        <w:rPr>
          <w:b/>
          <w:bCs/>
          <w:sz w:val="24"/>
          <w:szCs w:val="24"/>
        </w:rPr>
        <w:t xml:space="preserve"> – Administrator</w:t>
      </w:r>
    </w:p>
    <w:p w14:paraId="41583148" w14:textId="77777777" w:rsidR="00BA6779" w:rsidRPr="005B2D5F" w:rsidRDefault="00BA6779" w:rsidP="00BA6779">
      <w:pPr>
        <w:jc w:val="both"/>
        <w:rPr>
          <w:b/>
          <w:bCs/>
          <w:i/>
          <w:iCs/>
          <w:sz w:val="24"/>
          <w:szCs w:val="24"/>
        </w:rPr>
      </w:pPr>
      <w:r w:rsidRPr="005B2D5F">
        <w:rPr>
          <w:b/>
          <w:bCs/>
          <w:i/>
          <w:iCs/>
          <w:sz w:val="24"/>
          <w:szCs w:val="24"/>
        </w:rPr>
        <w:t>Professional Overview</w:t>
      </w:r>
    </w:p>
    <w:p w14:paraId="6F676814" w14:textId="77777777" w:rsidR="00BA6779" w:rsidRPr="005B2D5F" w:rsidRDefault="00BA6779" w:rsidP="00BA6779">
      <w:pPr>
        <w:jc w:val="both"/>
        <w:rPr>
          <w:sz w:val="24"/>
          <w:szCs w:val="24"/>
        </w:rPr>
      </w:pPr>
      <w:r w:rsidRPr="005B2D5F">
        <w:rPr>
          <w:sz w:val="24"/>
          <w:szCs w:val="24"/>
        </w:rPr>
        <w:t>Marlene exemplifies administrative excellence as the Administrator for the Jesus Heart Project, serving as the organizational hub that ensures seamless daily operations. Her meticulous attention to detail and exceptional organizational capabilities create the structured environment necessary for the project’s success. Marlene’s role is fundamental in maintaining operational efficiency and supporting all team members in achieving their objectives.</w:t>
      </w:r>
    </w:p>
    <w:p w14:paraId="6D10A7B2" w14:textId="77777777" w:rsidR="00BA6779" w:rsidRPr="005B2D5F" w:rsidRDefault="00BA6779" w:rsidP="00BA6779">
      <w:pPr>
        <w:jc w:val="both"/>
        <w:rPr>
          <w:b/>
          <w:bCs/>
          <w:sz w:val="24"/>
          <w:szCs w:val="24"/>
        </w:rPr>
      </w:pPr>
      <w:r w:rsidRPr="005B2D5F">
        <w:rPr>
          <w:b/>
          <w:bCs/>
          <w:sz w:val="24"/>
          <w:szCs w:val="24"/>
        </w:rPr>
        <w:t>Key Achievements</w:t>
      </w:r>
    </w:p>
    <w:p w14:paraId="32FE4F2D"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Establishes efficient administrative systems that streamline organizational operations</w:t>
      </w:r>
    </w:p>
    <w:p w14:paraId="61304065"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Demonstrates exceptional ability to manage multiple priorities while maintaining accuracy</w:t>
      </w:r>
    </w:p>
    <w:p w14:paraId="132354BC"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Creates supportive administrative framework that enables team success</w:t>
      </w:r>
    </w:p>
    <w:p w14:paraId="4D76754E" w14:textId="77777777" w:rsidR="00BA6779" w:rsidRPr="00A502DA" w:rsidRDefault="00BA6779" w:rsidP="00BA6779">
      <w:pPr>
        <w:jc w:val="both"/>
        <w:rPr>
          <w:b/>
          <w:bCs/>
        </w:rPr>
      </w:pPr>
      <w:r w:rsidRPr="00A502DA">
        <w:rPr>
          <w:b/>
          <w:bCs/>
        </w:rPr>
        <w:t xml:space="preserve">Valentine </w:t>
      </w:r>
      <w:proofErr w:type="spellStart"/>
      <w:r w:rsidRPr="00A502DA">
        <w:rPr>
          <w:b/>
          <w:bCs/>
        </w:rPr>
        <w:t>Ayine</w:t>
      </w:r>
      <w:proofErr w:type="spellEnd"/>
      <w:r w:rsidRPr="00A502DA">
        <w:rPr>
          <w:b/>
          <w:bCs/>
        </w:rPr>
        <w:t xml:space="preserve"> – Media Specialist</w:t>
      </w:r>
    </w:p>
    <w:p w14:paraId="547F1657" w14:textId="77777777" w:rsidR="00BA6779" w:rsidRPr="00A502DA" w:rsidRDefault="00BA6779" w:rsidP="00BA6779">
      <w:pPr>
        <w:jc w:val="both"/>
        <w:rPr>
          <w:b/>
          <w:bCs/>
          <w:i/>
          <w:iCs/>
        </w:rPr>
      </w:pPr>
      <w:r w:rsidRPr="00A502DA">
        <w:rPr>
          <w:b/>
          <w:bCs/>
          <w:i/>
          <w:iCs/>
        </w:rPr>
        <w:t>Professional Overview</w:t>
      </w:r>
    </w:p>
    <w:p w14:paraId="2A88DBC0" w14:textId="77777777" w:rsidR="00BA6779" w:rsidRPr="00A502DA" w:rsidRDefault="00BA6779" w:rsidP="00BA6779">
      <w:pPr>
        <w:jc w:val="both"/>
      </w:pPr>
      <w:r w:rsidRPr="00A502DA">
        <w:t xml:space="preserve">Valentine brings dynamic media expertise to the Jesus Heart Project, serving as the creative force behind the organization’s media presence and communication strategies. With a </w:t>
      </w:r>
      <w:r w:rsidRPr="00A502DA">
        <w:lastRenderedPageBreak/>
        <w:t>comprehensive understanding of modern media landscapes and content creation, Valentine ensures that the project’s message reaches diverse audiences through compelling and engaging media channels.</w:t>
      </w:r>
    </w:p>
    <w:p w14:paraId="5F632DEA" w14:textId="77777777" w:rsidR="00BA6779" w:rsidRPr="00A502DA" w:rsidRDefault="00BA6779" w:rsidP="00BA6779">
      <w:pPr>
        <w:jc w:val="both"/>
        <w:rPr>
          <w:b/>
          <w:bCs/>
        </w:rPr>
      </w:pPr>
      <w:r w:rsidRPr="00A502DA">
        <w:rPr>
          <w:b/>
          <w:bCs/>
        </w:rPr>
        <w:t>Key Achievements</w:t>
      </w:r>
    </w:p>
    <w:p w14:paraId="7AE549B0"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Successfully increases project visibility through innovative media strategies</w:t>
      </w:r>
    </w:p>
    <w:p w14:paraId="4948E36B"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Demonstrates expertise in creating content that resonates with diverse target audiences</w:t>
      </w:r>
    </w:p>
    <w:p w14:paraId="0C494ABA"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 xml:space="preserve">Establishes strong media partnerships that enhance organizational credibility. </w:t>
      </w:r>
    </w:p>
    <w:p w14:paraId="72C486A7" w14:textId="77777777" w:rsidR="00BA6779" w:rsidRPr="00A502DA" w:rsidRDefault="00BA6779" w:rsidP="00BA6779">
      <w:pPr>
        <w:jc w:val="both"/>
        <w:rPr>
          <w:b/>
          <w:bCs/>
        </w:rPr>
      </w:pPr>
      <w:r w:rsidRPr="00A502DA">
        <w:rPr>
          <w:b/>
          <w:bCs/>
        </w:rPr>
        <w:t>Selassie Michael Doli – Public Relations Manager</w:t>
      </w:r>
    </w:p>
    <w:p w14:paraId="786EA0A3" w14:textId="77777777" w:rsidR="00BA6779" w:rsidRPr="00A502DA" w:rsidRDefault="00BA6779" w:rsidP="00BA6779">
      <w:pPr>
        <w:jc w:val="both"/>
        <w:rPr>
          <w:b/>
          <w:bCs/>
          <w:i/>
          <w:iCs/>
        </w:rPr>
      </w:pPr>
      <w:r w:rsidRPr="00A502DA">
        <w:rPr>
          <w:b/>
          <w:bCs/>
          <w:i/>
          <w:iCs/>
        </w:rPr>
        <w:t>Professional Overview</w:t>
      </w:r>
    </w:p>
    <w:p w14:paraId="471583AD" w14:textId="77777777" w:rsidR="00BA6779" w:rsidRPr="00A502DA" w:rsidRDefault="00BA6779" w:rsidP="00BA6779">
      <w:pPr>
        <w:jc w:val="both"/>
      </w:pPr>
      <w:r w:rsidRPr="00A502DA">
        <w:t>Selassie serves as the Public Relations Manager for the Jesus Heart Project, expertly managing the organization’s public image and stakeholder relationships. With exceptional interpersonal skills and strategic communication expertise, Selassie builds bridges between the project and its various constituencies while maintaining the organization’s reputation for excellence and integrity.</w:t>
      </w:r>
    </w:p>
    <w:p w14:paraId="1F69646F" w14:textId="77777777" w:rsidR="00BA6779" w:rsidRPr="00A502DA" w:rsidRDefault="00BA6779" w:rsidP="00BA6779">
      <w:pPr>
        <w:jc w:val="both"/>
        <w:rPr>
          <w:b/>
          <w:bCs/>
        </w:rPr>
      </w:pPr>
      <w:r w:rsidRPr="00A502DA">
        <w:rPr>
          <w:b/>
          <w:bCs/>
        </w:rPr>
        <w:t>Key Achievements</w:t>
      </w:r>
    </w:p>
    <w:p w14:paraId="293EAEF9"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Successfully builds and maintains extensive network of community partnerships</w:t>
      </w:r>
    </w:p>
    <w:p w14:paraId="64CB4638"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Demonstrates exceptional ability to manage complex stakeholder relationships</w:t>
      </w:r>
    </w:p>
    <w:p w14:paraId="6551C249"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 xml:space="preserve">Establishes positive public perception through strategic communication initiatives. </w:t>
      </w:r>
    </w:p>
    <w:p w14:paraId="0C975299" w14:textId="77777777" w:rsidR="00BA6779" w:rsidRPr="00A502DA" w:rsidRDefault="00BA6779" w:rsidP="00BA6779">
      <w:pPr>
        <w:jc w:val="both"/>
        <w:rPr>
          <w:b/>
          <w:bCs/>
        </w:rPr>
      </w:pPr>
      <w:r w:rsidRPr="00A502DA">
        <w:rPr>
          <w:b/>
          <w:bCs/>
        </w:rPr>
        <w:t>Esthela Yang – Human Resources Manager</w:t>
      </w:r>
    </w:p>
    <w:p w14:paraId="24487686" w14:textId="77777777" w:rsidR="00BA6779" w:rsidRPr="00A502DA" w:rsidRDefault="00BA6779" w:rsidP="00BA6779">
      <w:pPr>
        <w:jc w:val="both"/>
        <w:rPr>
          <w:b/>
          <w:bCs/>
          <w:i/>
          <w:iCs/>
        </w:rPr>
      </w:pPr>
      <w:r w:rsidRPr="00A502DA">
        <w:rPr>
          <w:b/>
          <w:bCs/>
        </w:rPr>
        <w:t xml:space="preserve"> </w:t>
      </w:r>
      <w:r w:rsidRPr="00A502DA">
        <w:rPr>
          <w:b/>
          <w:bCs/>
          <w:i/>
          <w:iCs/>
        </w:rPr>
        <w:t>Professional Overview</w:t>
      </w:r>
    </w:p>
    <w:p w14:paraId="0AF7BC56" w14:textId="77777777" w:rsidR="00BA6779" w:rsidRPr="00A502DA" w:rsidRDefault="00BA6779" w:rsidP="00BA6779">
      <w:pPr>
        <w:jc w:val="both"/>
      </w:pPr>
      <w:r w:rsidRPr="00A502DA">
        <w:t>Esthela serves as the Human Resources Manager for the Jesus Heart Project, bringing comprehensive HR expertise and a people-centered approach to organizational development. Her strategic focus on talent management, employee development, and organizational culture ensures that the project attracts, retains, and develops exceptional team members who are aligned with the organization’s mission and values.</w:t>
      </w:r>
    </w:p>
    <w:p w14:paraId="5D00F7EC" w14:textId="77777777" w:rsidR="00BA6779" w:rsidRPr="00A502DA" w:rsidRDefault="00BA6779" w:rsidP="00BA6779">
      <w:pPr>
        <w:jc w:val="both"/>
        <w:rPr>
          <w:b/>
          <w:bCs/>
        </w:rPr>
      </w:pPr>
      <w:r w:rsidRPr="00A502DA">
        <w:rPr>
          <w:b/>
          <w:bCs/>
        </w:rPr>
        <w:t>Key Achievements</w:t>
      </w:r>
    </w:p>
    <w:p w14:paraId="0933F9EC"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Successfully develops HR systems that support organizational growth and employee satisfaction</w:t>
      </w:r>
    </w:p>
    <w:p w14:paraId="2A077667"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Demonstrates expertise in building positive workplace culture and employee engagement</w:t>
      </w:r>
    </w:p>
    <w:p w14:paraId="7B561293"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Establishes recruitment processes that consistently attract high-quality candidates</w:t>
      </w:r>
    </w:p>
    <w:p w14:paraId="30138458" w14:textId="77777777" w:rsidR="00BA6779" w:rsidRPr="00A502DA" w:rsidRDefault="00BA6779" w:rsidP="00BA6779">
      <w:pPr>
        <w:jc w:val="both"/>
        <w:rPr>
          <w:b/>
          <w:bCs/>
        </w:rPr>
      </w:pPr>
      <w:r w:rsidRPr="00A502DA">
        <w:rPr>
          <w:b/>
          <w:bCs/>
        </w:rPr>
        <w:t>Prince Kwakuvi Amaglo – Director</w:t>
      </w:r>
    </w:p>
    <w:p w14:paraId="77C8F005" w14:textId="77777777" w:rsidR="00BA6779" w:rsidRPr="00A502DA" w:rsidRDefault="00BA6779" w:rsidP="00BA6779">
      <w:pPr>
        <w:jc w:val="both"/>
        <w:rPr>
          <w:b/>
          <w:bCs/>
        </w:rPr>
      </w:pPr>
      <w:r w:rsidRPr="00A502DA">
        <w:rPr>
          <w:b/>
          <w:bCs/>
          <w:i/>
          <w:iCs/>
        </w:rPr>
        <w:t>Professional Overview</w:t>
      </w:r>
    </w:p>
    <w:p w14:paraId="72ACD7AA" w14:textId="77777777" w:rsidR="00BA6779" w:rsidRPr="00A502DA" w:rsidRDefault="00BA6779" w:rsidP="00BA6779">
      <w:pPr>
        <w:jc w:val="both"/>
      </w:pPr>
      <w:r w:rsidRPr="00A502DA">
        <w:t>Prince provides visionary leadership as the Director of the Jesus Heart Project, serving as the strategic architect and driving force behind the organization’s mission and achievements. His exceptional leadership qualities, combined with strategic insight and unwavering commitment to excellence, position him as the cornerstone of the project’s success and continued growth.</w:t>
      </w:r>
    </w:p>
    <w:p w14:paraId="6BDA8BAB" w14:textId="77777777" w:rsidR="00BA6779" w:rsidRPr="00A502DA" w:rsidRDefault="00BA6779" w:rsidP="00BA6779">
      <w:pPr>
        <w:jc w:val="both"/>
        <w:rPr>
          <w:b/>
          <w:bCs/>
        </w:rPr>
      </w:pPr>
      <w:r w:rsidRPr="00A502DA">
        <w:rPr>
          <w:b/>
          <w:bCs/>
        </w:rPr>
        <w:t>Key Achievements</w:t>
      </w:r>
    </w:p>
    <w:p w14:paraId="3A2D0327"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Successfully leads the Jesus Heart Project to achieve significant community impact and recognition</w:t>
      </w:r>
    </w:p>
    <w:p w14:paraId="6BDEB586"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Demonstrates exceptional ability to build and maintain high-performing organizational teams</w:t>
      </w:r>
    </w:p>
    <w:p w14:paraId="59E6C506" w14:textId="77777777" w:rsidR="00BA6779" w:rsidRPr="00A502DA" w:rsidRDefault="00BA6779" w:rsidP="00BA6779">
      <w:pPr>
        <w:pStyle w:val="ListParagraph"/>
        <w:widowControl/>
        <w:numPr>
          <w:ilvl w:val="1"/>
          <w:numId w:val="20"/>
        </w:numPr>
        <w:autoSpaceDE/>
        <w:autoSpaceDN/>
        <w:spacing w:after="160" w:line="278" w:lineRule="auto"/>
        <w:jc w:val="both"/>
      </w:pPr>
      <w:r w:rsidRPr="00A502DA">
        <w:t>Establishes strategic partnerships and secures resources that enable organizational growth and sustainability</w:t>
      </w:r>
    </w:p>
    <w:p w14:paraId="0AB3676D" w14:textId="77777777" w:rsidR="008E463D" w:rsidRDefault="008E463D" w:rsidP="00BA6779">
      <w:pPr>
        <w:pStyle w:val="NormalWeb"/>
        <w:spacing w:before="0" w:beforeAutospacing="0" w:after="0" w:afterAutospacing="0"/>
        <w:jc w:val="both"/>
        <w:rPr>
          <w:b/>
          <w:bCs/>
          <w:color w:val="000000"/>
        </w:rPr>
      </w:pPr>
    </w:p>
    <w:p w14:paraId="05214E07" w14:textId="67001F08" w:rsidR="00BA6779" w:rsidRPr="00A502DA" w:rsidRDefault="00BA6779" w:rsidP="00BA6779">
      <w:pPr>
        <w:pStyle w:val="NormalWeb"/>
        <w:spacing w:before="0" w:beforeAutospacing="0" w:after="0" w:afterAutospacing="0"/>
        <w:jc w:val="both"/>
        <w:rPr>
          <w:b/>
          <w:bCs/>
        </w:rPr>
      </w:pPr>
      <w:r w:rsidRPr="00A502DA">
        <w:rPr>
          <w:b/>
          <w:bCs/>
          <w:color w:val="000000"/>
        </w:rPr>
        <w:lastRenderedPageBreak/>
        <w:t>Pastor Emmanuel Konam</w:t>
      </w:r>
    </w:p>
    <w:p w14:paraId="69BB03A9" w14:textId="77777777" w:rsidR="00BA6779" w:rsidRPr="00A502DA" w:rsidRDefault="00BA6779" w:rsidP="00BA6779">
      <w:pPr>
        <w:pStyle w:val="NormalWeb"/>
        <w:spacing w:before="0" w:beforeAutospacing="0" w:after="0" w:afterAutospacing="0"/>
        <w:jc w:val="both"/>
        <w:rPr>
          <w:b/>
          <w:bCs/>
        </w:rPr>
      </w:pPr>
      <w:r w:rsidRPr="00A502DA">
        <w:rPr>
          <w:b/>
          <w:bCs/>
          <w:color w:val="000000"/>
        </w:rPr>
        <w:t>Field Officer</w:t>
      </w:r>
    </w:p>
    <w:p w14:paraId="46884F2C" w14:textId="77777777" w:rsidR="00BA6779" w:rsidRPr="00A502DA" w:rsidRDefault="00BA6779" w:rsidP="00BA6779">
      <w:pPr>
        <w:pStyle w:val="NormalWeb"/>
        <w:spacing w:before="0" w:beforeAutospacing="0" w:after="0" w:afterAutospacing="0"/>
        <w:jc w:val="both"/>
        <w:rPr>
          <w:color w:val="000000"/>
        </w:rPr>
      </w:pPr>
      <w:r w:rsidRPr="00A502DA">
        <w:rPr>
          <w:color w:val="000000"/>
        </w:rPr>
        <w:t>Pastor Emmanuel Konami brings exceptional dedication and specialized expertise to his role as Field Officer for the Jesus Heart Project. His comprehensive understanding of field operations ensures the project maintains strong community connections and effective grassroots engagement. Pastor Konam's hands-on approach and deep commitment to the project's mission significantly enhance operational effectiveness and expand the initiative's outreach capabilities. His field experience and pastoral background provide invaluable insights into community needs and opportunities for meaningful impact.</w:t>
      </w:r>
    </w:p>
    <w:p w14:paraId="76523096" w14:textId="77777777" w:rsidR="00BA6779" w:rsidRPr="00A502DA" w:rsidRDefault="00BA6779" w:rsidP="00BA6779">
      <w:pPr>
        <w:pStyle w:val="NormalWeb"/>
        <w:spacing w:before="0" w:beforeAutospacing="0" w:after="0" w:afterAutospacing="0"/>
        <w:jc w:val="both"/>
      </w:pPr>
    </w:p>
    <w:p w14:paraId="4A1ED005" w14:textId="77777777" w:rsidR="00BA6779" w:rsidRPr="00A502DA" w:rsidRDefault="00BA6779" w:rsidP="00BA6779">
      <w:pPr>
        <w:pStyle w:val="NormalWeb"/>
        <w:spacing w:before="0" w:beforeAutospacing="0" w:after="0" w:afterAutospacing="0"/>
        <w:jc w:val="both"/>
        <w:rPr>
          <w:b/>
          <w:bCs/>
        </w:rPr>
      </w:pPr>
      <w:r w:rsidRPr="00A502DA">
        <w:rPr>
          <w:b/>
          <w:bCs/>
          <w:color w:val="000000"/>
        </w:rPr>
        <w:t xml:space="preserve">Francisca Ackah </w:t>
      </w:r>
      <w:proofErr w:type="spellStart"/>
      <w:r w:rsidRPr="00A502DA">
        <w:rPr>
          <w:b/>
          <w:bCs/>
          <w:color w:val="000000"/>
        </w:rPr>
        <w:t>Ndamani</w:t>
      </w:r>
      <w:proofErr w:type="spellEnd"/>
    </w:p>
    <w:p w14:paraId="1B1F2E74" w14:textId="77777777" w:rsidR="00BA6779" w:rsidRPr="00A502DA" w:rsidRDefault="00BA6779" w:rsidP="00BA6779">
      <w:pPr>
        <w:pStyle w:val="NormalWeb"/>
        <w:spacing w:before="0" w:beforeAutospacing="0" w:after="0" w:afterAutospacing="0"/>
        <w:jc w:val="both"/>
        <w:rPr>
          <w:b/>
          <w:bCs/>
        </w:rPr>
      </w:pPr>
      <w:r w:rsidRPr="00A502DA">
        <w:rPr>
          <w:b/>
          <w:bCs/>
          <w:color w:val="000000"/>
        </w:rPr>
        <w:t>Project Coordinator</w:t>
      </w:r>
    </w:p>
    <w:p w14:paraId="3EE058DC" w14:textId="1F937B32" w:rsidR="00BA6779" w:rsidRPr="008E463D" w:rsidRDefault="00BA6779" w:rsidP="00BA6779">
      <w:pPr>
        <w:pStyle w:val="NormalWeb"/>
        <w:spacing w:before="0" w:beforeAutospacing="0" w:after="0" w:afterAutospacing="0"/>
        <w:jc w:val="both"/>
        <w:rPr>
          <w:color w:val="000000"/>
        </w:rPr>
      </w:pPr>
      <w:r w:rsidRPr="00A502DA">
        <w:rPr>
          <w:color w:val="000000"/>
        </w:rPr>
        <w:t xml:space="preserve">Francisca Ackah </w:t>
      </w:r>
      <w:proofErr w:type="spellStart"/>
      <w:r w:rsidRPr="00A502DA">
        <w:rPr>
          <w:color w:val="000000"/>
        </w:rPr>
        <w:t>Ndamani</w:t>
      </w:r>
      <w:proofErr w:type="spellEnd"/>
      <w:r w:rsidRPr="00A502DA">
        <w:rPr>
          <w:color w:val="000000"/>
        </w:rPr>
        <w:t xml:space="preserve"> serves as the organizational backbone of the Jesus Heart Project in her capacity as Project Coordinator. Her meticulous attention to detail and exceptional organizational skills ensure seamless coordination across all project sectors. Francisca's expertise in project management facilitates efficient execution of initiatives while maintaining high standards of quality and timeline adherence. Her ability to coordinate multiple stakeholders and complex logistics makes her instrumental in the project's operational success.</w:t>
      </w:r>
    </w:p>
    <w:p w14:paraId="3FBDC078" w14:textId="77777777" w:rsidR="00BA6779" w:rsidRDefault="00BA6779" w:rsidP="00BA6779">
      <w:pPr>
        <w:pStyle w:val="NormalWeb"/>
        <w:spacing w:before="0" w:beforeAutospacing="0" w:after="0" w:afterAutospacing="0"/>
        <w:jc w:val="both"/>
        <w:rPr>
          <w:b/>
          <w:bCs/>
          <w:color w:val="000000"/>
        </w:rPr>
      </w:pPr>
    </w:p>
    <w:p w14:paraId="6D8D9F8C" w14:textId="77777777" w:rsidR="00BA6779" w:rsidRPr="00A502DA" w:rsidRDefault="00BA6779" w:rsidP="00BA6779">
      <w:pPr>
        <w:pStyle w:val="NormalWeb"/>
        <w:spacing w:before="0" w:beforeAutospacing="0" w:after="0" w:afterAutospacing="0"/>
        <w:jc w:val="both"/>
        <w:rPr>
          <w:b/>
          <w:bCs/>
        </w:rPr>
      </w:pPr>
      <w:r w:rsidRPr="00A502DA">
        <w:rPr>
          <w:b/>
          <w:bCs/>
          <w:color w:val="000000"/>
        </w:rPr>
        <w:t>Pastor Boaz Alhassan</w:t>
      </w:r>
    </w:p>
    <w:p w14:paraId="6D2EA389" w14:textId="77777777" w:rsidR="00BA6779" w:rsidRPr="00A502DA" w:rsidRDefault="00BA6779" w:rsidP="00BA6779">
      <w:pPr>
        <w:pStyle w:val="NormalWeb"/>
        <w:spacing w:before="0" w:beforeAutospacing="0" w:after="0" w:afterAutospacing="0"/>
        <w:jc w:val="both"/>
        <w:rPr>
          <w:b/>
          <w:bCs/>
        </w:rPr>
      </w:pPr>
      <w:r>
        <w:rPr>
          <w:b/>
          <w:bCs/>
          <w:color w:val="000000"/>
        </w:rPr>
        <w:t>Monitoring and Evaluation Officer</w:t>
      </w:r>
    </w:p>
    <w:p w14:paraId="3144AB58" w14:textId="77777777" w:rsidR="00BA6779" w:rsidRPr="00A502DA" w:rsidRDefault="00BA6779" w:rsidP="00BA6779">
      <w:pPr>
        <w:pStyle w:val="NormalWeb"/>
        <w:spacing w:before="0" w:beforeAutospacing="0" w:after="0" w:afterAutospacing="0"/>
        <w:jc w:val="both"/>
      </w:pPr>
      <w:r w:rsidRPr="00A502DA">
        <w:rPr>
          <w:color w:val="000000"/>
        </w:rPr>
        <w:t>Pastor Boaz leads the strategic direction of the Jesus Heart Project as Head of Operations</w:t>
      </w:r>
      <w:r>
        <w:rPr>
          <w:color w:val="000000"/>
        </w:rPr>
        <w:t xml:space="preserve"> in charge of monitoring and evaluation</w:t>
      </w:r>
      <w:r w:rsidRPr="00A502DA">
        <w:rPr>
          <w:color w:val="000000"/>
        </w:rPr>
        <w:t>, bringing visionary leadership and operational excellence to the initiative. His strategic oversight encompasses all operational aspects of the project, ensuring alignment with the organization's mission and goals. Pastor Boaz's insightful leadership style and deep understanding of organizational dynamics enable him to guide the team toward sustainable growth and meaningful impact. His role is pivotal in maintaining operational efficiency while fostering an environment of innovation and continuous improvement.</w:t>
      </w:r>
    </w:p>
    <w:p w14:paraId="326E0A17" w14:textId="77777777" w:rsidR="00BA6779" w:rsidRPr="00A502DA" w:rsidRDefault="00BA6779" w:rsidP="00BA6779">
      <w:pPr>
        <w:pStyle w:val="NormalWeb"/>
        <w:spacing w:before="0" w:beforeAutospacing="0" w:after="0" w:afterAutospacing="0"/>
        <w:jc w:val="both"/>
      </w:pPr>
    </w:p>
    <w:p w14:paraId="4285D3E5" w14:textId="77777777" w:rsidR="00BA6779" w:rsidRPr="00A502DA" w:rsidRDefault="00BA6779" w:rsidP="00BA6779">
      <w:pPr>
        <w:pStyle w:val="NormalWeb"/>
        <w:spacing w:before="0" w:beforeAutospacing="0" w:after="0" w:afterAutospacing="0"/>
        <w:jc w:val="both"/>
        <w:rPr>
          <w:b/>
          <w:bCs/>
        </w:rPr>
      </w:pPr>
      <w:r w:rsidRPr="00A502DA">
        <w:rPr>
          <w:b/>
          <w:bCs/>
        </w:rPr>
        <w:t>Advisory Team Professional Profiles</w:t>
      </w:r>
    </w:p>
    <w:p w14:paraId="231ED33B" w14:textId="77777777" w:rsidR="00BA6779" w:rsidRPr="00A502DA" w:rsidRDefault="00BA6779" w:rsidP="00BA6779">
      <w:pPr>
        <w:pStyle w:val="NormalWeb"/>
        <w:spacing w:before="0" w:beforeAutospacing="0" w:after="0" w:afterAutospacing="0"/>
        <w:jc w:val="both"/>
        <w:rPr>
          <w:b/>
          <w:bCs/>
        </w:rPr>
      </w:pPr>
      <w:r w:rsidRPr="00A502DA">
        <w:rPr>
          <w:b/>
          <w:bCs/>
        </w:rPr>
        <w:t>Pastor Chris Laar-</w:t>
      </w:r>
      <w:proofErr w:type="spellStart"/>
      <w:r w:rsidRPr="00A502DA">
        <w:rPr>
          <w:b/>
          <w:bCs/>
        </w:rPr>
        <w:t>Mong</w:t>
      </w:r>
      <w:proofErr w:type="spellEnd"/>
    </w:p>
    <w:p w14:paraId="709A4C82" w14:textId="77777777" w:rsidR="00BA6779" w:rsidRPr="00A502DA" w:rsidRDefault="00BA6779" w:rsidP="00BA6779">
      <w:pPr>
        <w:pStyle w:val="NormalWeb"/>
        <w:spacing w:before="0" w:beforeAutospacing="0" w:after="0" w:afterAutospacing="0"/>
        <w:jc w:val="both"/>
        <w:rPr>
          <w:b/>
          <w:bCs/>
          <w:i/>
          <w:iCs/>
        </w:rPr>
      </w:pPr>
      <w:r w:rsidRPr="00A502DA">
        <w:rPr>
          <w:b/>
          <w:bCs/>
          <w:i/>
          <w:iCs/>
        </w:rPr>
        <w:t>Senior Advisory Team Member</w:t>
      </w:r>
    </w:p>
    <w:p w14:paraId="6A75FB67" w14:textId="77777777" w:rsidR="00BA6779" w:rsidRPr="00A502DA" w:rsidRDefault="00BA6779" w:rsidP="00BA6779">
      <w:pPr>
        <w:pStyle w:val="NormalWeb"/>
        <w:spacing w:before="0" w:beforeAutospacing="0" w:after="0" w:afterAutospacing="0"/>
        <w:jc w:val="both"/>
        <w:rPr>
          <w:b/>
          <w:bCs/>
        </w:rPr>
      </w:pPr>
      <w:r w:rsidRPr="00A502DA">
        <w:rPr>
          <w:b/>
          <w:bCs/>
        </w:rPr>
        <w:t>Professional Overview</w:t>
      </w:r>
    </w:p>
    <w:p w14:paraId="4B3A9913" w14:textId="77777777" w:rsidR="00BA6779" w:rsidRPr="00A502DA" w:rsidRDefault="00BA6779" w:rsidP="00BA6779">
      <w:pPr>
        <w:pStyle w:val="NormalWeb"/>
        <w:spacing w:before="0" w:beforeAutospacing="0" w:after="0" w:afterAutospacing="0"/>
        <w:jc w:val="both"/>
      </w:pPr>
      <w:r w:rsidRPr="00A502DA">
        <w:t>Pastor Chris Laar-</w:t>
      </w:r>
      <w:proofErr w:type="spellStart"/>
      <w:r w:rsidRPr="00A502DA">
        <w:t>Mong</w:t>
      </w:r>
      <w:proofErr w:type="spellEnd"/>
      <w:r w:rsidRPr="00A502DA">
        <w:t xml:space="preserve"> brings an exceptional combination of pastoral leadership, strategic insight, and 0ver 10 years community development expertise to his distinguished role as a Senior Advisory Team Member for the Jesus Heart Project. His extensive background in ministry, combined with his deep understanding of community needs and spiritual development, positions him as an invaluable strategic advisor whose guidance shapes the project’s mission-driven initiatives and long-term vision.</w:t>
      </w:r>
    </w:p>
    <w:p w14:paraId="220F5501" w14:textId="77777777" w:rsidR="00BA6779" w:rsidRPr="00A502DA" w:rsidRDefault="00BA6779" w:rsidP="00BA6779">
      <w:pPr>
        <w:pStyle w:val="NormalWeb"/>
        <w:spacing w:before="0" w:beforeAutospacing="0" w:after="0" w:afterAutospacing="0"/>
        <w:jc w:val="both"/>
      </w:pPr>
    </w:p>
    <w:p w14:paraId="413CDECE" w14:textId="77777777" w:rsidR="00BA6779" w:rsidRPr="00A502DA" w:rsidRDefault="00BA6779" w:rsidP="00BA6779">
      <w:pPr>
        <w:pStyle w:val="NormalWeb"/>
        <w:spacing w:before="0" w:beforeAutospacing="0" w:after="0" w:afterAutospacing="0"/>
        <w:jc w:val="both"/>
        <w:rPr>
          <w:b/>
          <w:bCs/>
        </w:rPr>
      </w:pPr>
    </w:p>
    <w:p w14:paraId="573C5DB3" w14:textId="77777777" w:rsidR="00BA6779" w:rsidRPr="00A502DA" w:rsidRDefault="00BA6779" w:rsidP="00BA6779">
      <w:pPr>
        <w:pStyle w:val="NormalWeb"/>
        <w:spacing w:before="0" w:beforeAutospacing="0" w:after="0" w:afterAutospacing="0"/>
        <w:jc w:val="both"/>
        <w:rPr>
          <w:b/>
          <w:bCs/>
        </w:rPr>
      </w:pPr>
      <w:r w:rsidRPr="00A502DA">
        <w:rPr>
          <w:b/>
          <w:bCs/>
        </w:rPr>
        <w:t>Educational Background &amp; Qualifications</w:t>
      </w:r>
    </w:p>
    <w:p w14:paraId="41E38633" w14:textId="77777777" w:rsidR="00BA6779" w:rsidRPr="00A502DA" w:rsidRDefault="00BA6779" w:rsidP="00BA6779">
      <w:pPr>
        <w:pStyle w:val="NormalWeb"/>
        <w:spacing w:before="0" w:beforeAutospacing="0" w:after="0" w:afterAutospacing="0"/>
        <w:jc w:val="both"/>
      </w:pPr>
      <w:r w:rsidRPr="00A502DA">
        <w:t>Pastor Laar-</w:t>
      </w:r>
      <w:proofErr w:type="spellStart"/>
      <w:r w:rsidRPr="00A502DA">
        <w:t>Mong’s</w:t>
      </w:r>
      <w:proofErr w:type="spellEnd"/>
      <w:r w:rsidRPr="00A502DA">
        <w:t xml:space="preserve"> academic background in NGO Management and rural development reflects his abilities to advise on project and community development initiatives. His continued professional development through advanced ministry programs and leadership seminars demonstrates his commitment to excellence and contemporary best practices in leadership and community led projects.</w:t>
      </w:r>
    </w:p>
    <w:p w14:paraId="50A03B20" w14:textId="77777777" w:rsidR="00BA6779" w:rsidRPr="00A502DA" w:rsidRDefault="00BA6779" w:rsidP="00BA6779">
      <w:pPr>
        <w:pStyle w:val="NormalWeb"/>
        <w:spacing w:before="0" w:beforeAutospacing="0" w:after="0" w:afterAutospacing="0"/>
        <w:jc w:val="both"/>
      </w:pPr>
    </w:p>
    <w:p w14:paraId="2E092A58" w14:textId="77777777" w:rsidR="00BA6779" w:rsidRPr="00A502DA" w:rsidRDefault="00BA6779" w:rsidP="00BA6779">
      <w:pPr>
        <w:pStyle w:val="NormalWeb"/>
        <w:spacing w:before="0" w:beforeAutospacing="0" w:after="0" w:afterAutospacing="0"/>
        <w:jc w:val="both"/>
      </w:pPr>
      <w:r w:rsidRPr="00A502DA">
        <w:t>His advisory role includes reviewing and refining program designs to ensure they meet both spiritual and practical objectives. Pastor Laar-</w:t>
      </w:r>
      <w:proofErr w:type="spellStart"/>
      <w:r w:rsidRPr="00A502DA">
        <w:t>Mong’s</w:t>
      </w:r>
      <w:proofErr w:type="spellEnd"/>
      <w:r w:rsidRPr="00A502DA">
        <w:t xml:space="preserve"> experience in ministry implementation provides valuable perspective on creating sustainable and impactful initiatives.</w:t>
      </w:r>
    </w:p>
    <w:p w14:paraId="30AA4524" w14:textId="77777777" w:rsidR="00BA6779" w:rsidRPr="00A502DA" w:rsidRDefault="00BA6779" w:rsidP="00BA6779">
      <w:pPr>
        <w:pStyle w:val="NormalWeb"/>
        <w:spacing w:before="0" w:beforeAutospacing="0" w:after="0" w:afterAutospacing="0"/>
        <w:jc w:val="both"/>
        <w:rPr>
          <w:b/>
          <w:bCs/>
        </w:rPr>
      </w:pPr>
    </w:p>
    <w:p w14:paraId="0F2B4162" w14:textId="77777777" w:rsidR="00BA6779" w:rsidRPr="00A502DA" w:rsidRDefault="00BA6779" w:rsidP="00BA6779">
      <w:pPr>
        <w:pStyle w:val="NormalWeb"/>
        <w:spacing w:before="0" w:beforeAutospacing="0" w:after="0" w:afterAutospacing="0"/>
        <w:jc w:val="both"/>
        <w:rPr>
          <w:b/>
          <w:bCs/>
        </w:rPr>
      </w:pPr>
      <w:r w:rsidRPr="00A502DA">
        <w:rPr>
          <w:b/>
          <w:bCs/>
        </w:rPr>
        <w:t>Dr. Francis Addy</w:t>
      </w:r>
    </w:p>
    <w:p w14:paraId="09781523" w14:textId="77777777" w:rsidR="00BA6779" w:rsidRPr="00A502DA" w:rsidRDefault="00BA6779" w:rsidP="00BA6779">
      <w:pPr>
        <w:pStyle w:val="NormalWeb"/>
        <w:spacing w:before="0" w:beforeAutospacing="0" w:after="0" w:afterAutospacing="0"/>
        <w:jc w:val="both"/>
        <w:rPr>
          <w:b/>
          <w:bCs/>
          <w:i/>
          <w:iCs/>
        </w:rPr>
      </w:pPr>
      <w:r w:rsidRPr="00A502DA">
        <w:rPr>
          <w:b/>
          <w:bCs/>
          <w:i/>
          <w:iCs/>
        </w:rPr>
        <w:t>Senior Advisory Team Member</w:t>
      </w:r>
    </w:p>
    <w:p w14:paraId="5ECF8C98" w14:textId="77777777" w:rsidR="00BA6779" w:rsidRPr="00A502DA" w:rsidRDefault="00BA6779" w:rsidP="00BA6779">
      <w:pPr>
        <w:pStyle w:val="NormalWeb"/>
        <w:spacing w:before="0" w:beforeAutospacing="0" w:after="0" w:afterAutospacing="0"/>
        <w:jc w:val="both"/>
        <w:rPr>
          <w:b/>
          <w:bCs/>
        </w:rPr>
      </w:pPr>
      <w:r w:rsidRPr="00A502DA">
        <w:rPr>
          <w:b/>
          <w:bCs/>
        </w:rPr>
        <w:t>Professional Overview</w:t>
      </w:r>
    </w:p>
    <w:p w14:paraId="5B519BDA" w14:textId="77777777" w:rsidR="00BA6779" w:rsidRPr="00A502DA" w:rsidRDefault="00BA6779" w:rsidP="00BA6779">
      <w:pPr>
        <w:pStyle w:val="NormalWeb"/>
        <w:spacing w:before="0" w:beforeAutospacing="0" w:after="0" w:afterAutospacing="0"/>
        <w:jc w:val="both"/>
      </w:pPr>
      <w:r w:rsidRPr="00A502DA">
        <w:t>Dr. Francis Addy serves as a distinguished Senior Advisory Team Member for the Jesus Heart Project, bringing over 15 years of exceptional academic credentials, research expertise, and practical experience in community development and social impact initiatives. His multidisciplinary background combines rigorous academic training with hands-on experience in program evaluation, strategic planning, and evidence-based intervention design, making him an invaluable asset to the project’s strategic development.</w:t>
      </w:r>
    </w:p>
    <w:p w14:paraId="64D4E4F7" w14:textId="77777777" w:rsidR="00BA6779" w:rsidRPr="00A502DA" w:rsidRDefault="00BA6779" w:rsidP="00BA6779">
      <w:pPr>
        <w:pStyle w:val="NormalWeb"/>
        <w:spacing w:before="0" w:beforeAutospacing="0" w:after="0" w:afterAutospacing="0"/>
        <w:jc w:val="both"/>
      </w:pPr>
    </w:p>
    <w:p w14:paraId="5660D1B6" w14:textId="77777777" w:rsidR="00BA6779" w:rsidRPr="00A502DA" w:rsidRDefault="00BA6779" w:rsidP="00BA6779">
      <w:pPr>
        <w:pStyle w:val="NormalWeb"/>
        <w:spacing w:before="0" w:beforeAutospacing="0" w:after="0" w:afterAutospacing="0"/>
        <w:jc w:val="both"/>
      </w:pPr>
      <w:r w:rsidRPr="00A502DA">
        <w:t>Dr. Addy’s doctoral-level education represents years of dedicated academic pursuit and research excellence. His advanced degree reflects specialization in areas directly relevant to community development, social work, public health, or related fields that inform effective community intervention strategies. His academic training provides the analytical framework necessary to evaluate program effectiveness and guide evidence-based decision-making.</w:t>
      </w:r>
    </w:p>
    <w:p w14:paraId="5B5A283B" w14:textId="77777777" w:rsidR="00BA6779" w:rsidRPr="00A502DA" w:rsidRDefault="00BA6779" w:rsidP="00BA6779">
      <w:pPr>
        <w:pStyle w:val="NormalWeb"/>
        <w:spacing w:before="0" w:beforeAutospacing="0" w:after="0" w:afterAutospacing="0"/>
        <w:jc w:val="both"/>
      </w:pPr>
    </w:p>
    <w:p w14:paraId="2CC6359A" w14:textId="77777777" w:rsidR="00BA6779" w:rsidRPr="00A502DA" w:rsidRDefault="00BA6779" w:rsidP="00BA6779">
      <w:pPr>
        <w:pStyle w:val="NormalWeb"/>
        <w:spacing w:before="0" w:beforeAutospacing="0" w:after="0" w:afterAutospacing="0"/>
        <w:jc w:val="both"/>
      </w:pPr>
      <w:r w:rsidRPr="00A502DA">
        <w:t>Dr. Addy has served as a consultant and advisor for various organizations, bringing his expertise to bear on complex social challenges. His consulting experience has refined his ability to provide strategic guidance that leads to measurable outcomes and sustainable impact.</w:t>
      </w:r>
    </w:p>
    <w:p w14:paraId="4B032A70" w14:textId="77777777" w:rsidR="00BA6779" w:rsidRPr="00A502DA" w:rsidRDefault="00BA6779" w:rsidP="00BA6779">
      <w:pPr>
        <w:pStyle w:val="NormalWeb"/>
        <w:spacing w:before="0" w:beforeAutospacing="0" w:after="0" w:afterAutospacing="0"/>
        <w:jc w:val="both"/>
      </w:pPr>
    </w:p>
    <w:p w14:paraId="537FEE31" w14:textId="77777777" w:rsidR="00BA6779" w:rsidRPr="00281935" w:rsidRDefault="00BA6779" w:rsidP="00BA6779">
      <w:pPr>
        <w:rPr>
          <w:b/>
          <w:bCs/>
          <w:sz w:val="24"/>
          <w:szCs w:val="24"/>
        </w:rPr>
      </w:pPr>
      <w:r w:rsidRPr="00281935">
        <w:rPr>
          <w:b/>
          <w:bCs/>
          <w:sz w:val="24"/>
          <w:szCs w:val="24"/>
        </w:rPr>
        <w:t>PARTNERS</w:t>
      </w:r>
    </w:p>
    <w:p w14:paraId="6DE1B007"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 xml:space="preserve">Africa ICT Right (AIR)                       </w:t>
      </w:r>
    </w:p>
    <w:p w14:paraId="062B01C5"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IT For Youth Ghana</w:t>
      </w:r>
    </w:p>
    <w:p w14:paraId="3AEF948B"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Grow Ghana</w:t>
      </w:r>
    </w:p>
    <w:p w14:paraId="14227842"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Galaxy Tech Foundation</w:t>
      </w:r>
    </w:p>
    <w:p w14:paraId="096C34B3"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 xml:space="preserve"> </w:t>
      </w:r>
      <w:proofErr w:type="spellStart"/>
      <w:r w:rsidRPr="00281935">
        <w:rPr>
          <w:sz w:val="24"/>
          <w:szCs w:val="24"/>
        </w:rPr>
        <w:t>HOPEin</w:t>
      </w:r>
      <w:proofErr w:type="spellEnd"/>
      <w:r w:rsidRPr="00281935">
        <w:rPr>
          <w:sz w:val="24"/>
          <w:szCs w:val="24"/>
        </w:rPr>
        <w:t xml:space="preserve"> Academy</w:t>
      </w:r>
    </w:p>
    <w:p w14:paraId="172E7DC3"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Ghana Investment Fund for Electronic Communication (GIFEC)</w:t>
      </w:r>
    </w:p>
    <w:p w14:paraId="6D9B674C"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Ghana Education Service</w:t>
      </w:r>
    </w:p>
    <w:p w14:paraId="7DD6B70E"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 xml:space="preserve">Central </w:t>
      </w:r>
      <w:proofErr w:type="spellStart"/>
      <w:r w:rsidRPr="00281935">
        <w:rPr>
          <w:sz w:val="24"/>
          <w:szCs w:val="24"/>
        </w:rPr>
        <w:t>Gonja</w:t>
      </w:r>
      <w:proofErr w:type="spellEnd"/>
      <w:r w:rsidRPr="00281935">
        <w:rPr>
          <w:sz w:val="24"/>
          <w:szCs w:val="24"/>
        </w:rPr>
        <w:t xml:space="preserve"> District Assembly</w:t>
      </w:r>
    </w:p>
    <w:p w14:paraId="31399C62" w14:textId="77777777" w:rsidR="00BA6779" w:rsidRPr="00281935" w:rsidRDefault="00BA6779" w:rsidP="00BA6779">
      <w:pPr>
        <w:pStyle w:val="ListParagraph"/>
        <w:widowControl/>
        <w:numPr>
          <w:ilvl w:val="1"/>
          <w:numId w:val="22"/>
        </w:numPr>
        <w:autoSpaceDE/>
        <w:autoSpaceDN/>
        <w:spacing w:after="160" w:line="259" w:lineRule="auto"/>
        <w:rPr>
          <w:sz w:val="24"/>
          <w:szCs w:val="24"/>
        </w:rPr>
      </w:pPr>
      <w:r w:rsidRPr="00281935">
        <w:rPr>
          <w:sz w:val="24"/>
          <w:szCs w:val="24"/>
        </w:rPr>
        <w:t>Martha Inspires Foundation</w:t>
      </w:r>
    </w:p>
    <w:p w14:paraId="0A311EAA" w14:textId="77777777" w:rsidR="00BA6779" w:rsidRDefault="00BA6779" w:rsidP="00BA6779">
      <w:pPr>
        <w:rPr>
          <w:b/>
          <w:bCs/>
          <w:sz w:val="24"/>
          <w:szCs w:val="24"/>
        </w:rPr>
      </w:pPr>
    </w:p>
    <w:p w14:paraId="1972290A" w14:textId="77777777" w:rsidR="00BA6779" w:rsidRPr="00DB746A" w:rsidRDefault="00BA6779" w:rsidP="00BA6779">
      <w:pPr>
        <w:rPr>
          <w:b/>
          <w:bCs/>
          <w:sz w:val="24"/>
          <w:szCs w:val="24"/>
        </w:rPr>
      </w:pPr>
      <w:r w:rsidRPr="00281935">
        <w:rPr>
          <w:b/>
          <w:bCs/>
          <w:sz w:val="24"/>
          <w:szCs w:val="24"/>
        </w:rPr>
        <w:t>PROJECT ACCOUNTABILITY STRUCTURE</w:t>
      </w:r>
    </w:p>
    <w:tbl>
      <w:tblPr>
        <w:tblStyle w:val="TableGrid"/>
        <w:tblpPr w:leftFromText="180" w:rightFromText="180" w:vertAnchor="text" w:horzAnchor="margin" w:tblpX="-635" w:tblpY="21"/>
        <w:tblW w:w="10165" w:type="dxa"/>
        <w:tblLook w:val="04A0" w:firstRow="1" w:lastRow="0" w:firstColumn="1" w:lastColumn="0" w:noHBand="0" w:noVBand="1"/>
      </w:tblPr>
      <w:tblGrid>
        <w:gridCol w:w="2416"/>
        <w:gridCol w:w="5305"/>
        <w:gridCol w:w="2444"/>
      </w:tblGrid>
      <w:tr w:rsidR="00BA6779" w14:paraId="7A87F70F" w14:textId="77777777" w:rsidTr="002A2D32">
        <w:tc>
          <w:tcPr>
            <w:tcW w:w="2425" w:type="dxa"/>
          </w:tcPr>
          <w:p w14:paraId="4B9D30D6" w14:textId="77777777" w:rsidR="00BA6779" w:rsidRDefault="00BA6779" w:rsidP="00591C03">
            <w:pPr>
              <w:jc w:val="both"/>
              <w:rPr>
                <w:rFonts w:ascii="Times New Roman" w:hAnsi="Times New Roman" w:cs="Times New Roman"/>
                <w:b/>
                <w:bCs/>
                <w:sz w:val="24"/>
                <w:szCs w:val="24"/>
              </w:rPr>
            </w:pPr>
            <w:r>
              <w:rPr>
                <w:rFonts w:ascii="Times New Roman" w:hAnsi="Times New Roman" w:cs="Times New Roman"/>
                <w:b/>
                <w:bCs/>
                <w:sz w:val="24"/>
                <w:szCs w:val="24"/>
              </w:rPr>
              <w:t xml:space="preserve">RESPONSIBILITY </w:t>
            </w:r>
          </w:p>
        </w:tc>
        <w:tc>
          <w:tcPr>
            <w:tcW w:w="5490" w:type="dxa"/>
          </w:tcPr>
          <w:p w14:paraId="6867512A" w14:textId="77777777" w:rsidR="00BA6779" w:rsidRDefault="00BA6779" w:rsidP="00591C03">
            <w:pPr>
              <w:jc w:val="both"/>
              <w:rPr>
                <w:rFonts w:ascii="Times New Roman" w:hAnsi="Times New Roman" w:cs="Times New Roman"/>
                <w:b/>
                <w:bCs/>
                <w:sz w:val="24"/>
                <w:szCs w:val="24"/>
              </w:rPr>
            </w:pPr>
            <w:r>
              <w:rPr>
                <w:rFonts w:ascii="Times New Roman" w:hAnsi="Times New Roman" w:cs="Times New Roman"/>
                <w:b/>
                <w:bCs/>
                <w:sz w:val="24"/>
                <w:szCs w:val="24"/>
              </w:rPr>
              <w:t>DESCRIPTION</w:t>
            </w:r>
          </w:p>
        </w:tc>
        <w:tc>
          <w:tcPr>
            <w:tcW w:w="2250" w:type="dxa"/>
          </w:tcPr>
          <w:p w14:paraId="5EA1A6C7" w14:textId="77777777" w:rsidR="00BA6779" w:rsidRDefault="00BA6779" w:rsidP="00591C03">
            <w:pPr>
              <w:jc w:val="both"/>
              <w:rPr>
                <w:rFonts w:ascii="Times New Roman" w:hAnsi="Times New Roman" w:cs="Times New Roman"/>
                <w:b/>
                <w:bCs/>
                <w:sz w:val="24"/>
                <w:szCs w:val="24"/>
              </w:rPr>
            </w:pPr>
            <w:r>
              <w:rPr>
                <w:rFonts w:ascii="Times New Roman" w:hAnsi="Times New Roman" w:cs="Times New Roman"/>
                <w:b/>
                <w:bCs/>
                <w:sz w:val="24"/>
                <w:szCs w:val="24"/>
              </w:rPr>
              <w:t>ACCOUNTABILITY</w:t>
            </w:r>
          </w:p>
        </w:tc>
      </w:tr>
      <w:tr w:rsidR="00BA6779" w14:paraId="7A4E2699" w14:textId="77777777" w:rsidTr="002A2D32">
        <w:tc>
          <w:tcPr>
            <w:tcW w:w="2425" w:type="dxa"/>
          </w:tcPr>
          <w:p w14:paraId="4D1DE153" w14:textId="77777777" w:rsidR="00BA6779" w:rsidRDefault="00BA6779" w:rsidP="00591C03">
            <w:pPr>
              <w:jc w:val="both"/>
              <w:rPr>
                <w:rFonts w:ascii="Times New Roman" w:hAnsi="Times New Roman" w:cs="Times New Roman"/>
                <w:b/>
                <w:bCs/>
                <w:sz w:val="24"/>
                <w:szCs w:val="24"/>
              </w:rPr>
            </w:pPr>
            <w:r>
              <w:rPr>
                <w:rFonts w:ascii="Times New Roman" w:hAnsi="Times New Roman" w:cs="Times New Roman"/>
                <w:b/>
                <w:bCs/>
                <w:sz w:val="24"/>
                <w:szCs w:val="24"/>
              </w:rPr>
              <w:t>Project Manager</w:t>
            </w:r>
          </w:p>
        </w:tc>
        <w:tc>
          <w:tcPr>
            <w:tcW w:w="5490" w:type="dxa"/>
          </w:tcPr>
          <w:p w14:paraId="0E5A1621" w14:textId="77777777" w:rsidR="00BA6779" w:rsidRPr="002E7A92" w:rsidRDefault="00BA6779" w:rsidP="00591C03">
            <w:pPr>
              <w:spacing w:line="278" w:lineRule="auto"/>
              <w:jc w:val="both"/>
              <w:rPr>
                <w:rFonts w:ascii="Times New Roman" w:hAnsi="Times New Roman" w:cs="Times New Roman"/>
                <w:sz w:val="24"/>
                <w:szCs w:val="24"/>
              </w:rPr>
            </w:pPr>
            <w:r>
              <w:rPr>
                <w:rFonts w:ascii="Times New Roman" w:hAnsi="Times New Roman" w:cs="Times New Roman"/>
                <w:sz w:val="24"/>
                <w:szCs w:val="24"/>
              </w:rPr>
              <w:t>Shall s</w:t>
            </w:r>
            <w:r w:rsidRPr="002E7A92">
              <w:rPr>
                <w:rFonts w:ascii="Times New Roman" w:hAnsi="Times New Roman" w:cs="Times New Roman"/>
                <w:sz w:val="24"/>
                <w:szCs w:val="24"/>
              </w:rPr>
              <w:t xml:space="preserve">uccessfully manage </w:t>
            </w:r>
            <w:r>
              <w:rPr>
                <w:rFonts w:ascii="Times New Roman" w:hAnsi="Times New Roman" w:cs="Times New Roman"/>
                <w:sz w:val="24"/>
                <w:szCs w:val="24"/>
              </w:rPr>
              <w:t xml:space="preserve">the entire </w:t>
            </w:r>
            <w:r w:rsidRPr="002E7A92">
              <w:rPr>
                <w:rFonts w:ascii="Times New Roman" w:hAnsi="Times New Roman" w:cs="Times New Roman"/>
                <w:sz w:val="24"/>
                <w:szCs w:val="24"/>
              </w:rPr>
              <w:t>project</w:t>
            </w:r>
            <w:r>
              <w:rPr>
                <w:rFonts w:ascii="Times New Roman" w:hAnsi="Times New Roman" w:cs="Times New Roman"/>
                <w:sz w:val="24"/>
                <w:szCs w:val="24"/>
              </w:rPr>
              <w:t xml:space="preserve"> including disbursement of funds and allocation of project resources.</w:t>
            </w:r>
            <w:r w:rsidRPr="002E7A92">
              <w:rPr>
                <w:rFonts w:ascii="Times New Roman" w:hAnsi="Times New Roman" w:cs="Times New Roman"/>
                <w:sz w:val="24"/>
                <w:szCs w:val="24"/>
              </w:rPr>
              <w:t xml:space="preserve"> </w:t>
            </w:r>
          </w:p>
          <w:p w14:paraId="310FB5D3" w14:textId="77777777" w:rsidR="00BA6779" w:rsidRPr="00B37F3D" w:rsidRDefault="00BA6779" w:rsidP="00591C03">
            <w:pPr>
              <w:spacing w:line="278" w:lineRule="auto"/>
              <w:jc w:val="both"/>
              <w:rPr>
                <w:rFonts w:ascii="Times New Roman" w:hAnsi="Times New Roman" w:cs="Times New Roman"/>
                <w:sz w:val="24"/>
                <w:szCs w:val="24"/>
              </w:rPr>
            </w:pPr>
            <w:r>
              <w:rPr>
                <w:rFonts w:ascii="Times New Roman" w:hAnsi="Times New Roman" w:cs="Times New Roman"/>
                <w:sz w:val="24"/>
                <w:szCs w:val="24"/>
              </w:rPr>
              <w:t>He shall e</w:t>
            </w:r>
            <w:r w:rsidRPr="00B37F3D">
              <w:rPr>
                <w:rFonts w:ascii="Times New Roman" w:hAnsi="Times New Roman" w:cs="Times New Roman"/>
                <w:sz w:val="24"/>
                <w:szCs w:val="24"/>
              </w:rPr>
              <w:t>stablish</w:t>
            </w:r>
            <w:r>
              <w:rPr>
                <w:rFonts w:ascii="Times New Roman" w:hAnsi="Times New Roman" w:cs="Times New Roman"/>
                <w:sz w:val="24"/>
                <w:szCs w:val="24"/>
              </w:rPr>
              <w:t xml:space="preserve"> </w:t>
            </w:r>
            <w:r w:rsidRPr="00B37F3D">
              <w:rPr>
                <w:rFonts w:ascii="Times New Roman" w:hAnsi="Times New Roman" w:cs="Times New Roman"/>
                <w:sz w:val="24"/>
                <w:szCs w:val="24"/>
              </w:rPr>
              <w:t>efficient project management systems that enhance overall organizational productivity</w:t>
            </w:r>
            <w:r>
              <w:rPr>
                <w:rFonts w:ascii="Times New Roman" w:hAnsi="Times New Roman" w:cs="Times New Roman"/>
                <w:sz w:val="24"/>
                <w:szCs w:val="24"/>
              </w:rPr>
              <w:t>.</w:t>
            </w:r>
          </w:p>
          <w:p w14:paraId="42BF1E38" w14:textId="77777777" w:rsidR="00BA6779" w:rsidRDefault="00BA6779" w:rsidP="00591C03">
            <w:pPr>
              <w:jc w:val="both"/>
              <w:rPr>
                <w:rFonts w:ascii="Times New Roman" w:hAnsi="Times New Roman" w:cs="Times New Roman"/>
                <w:b/>
                <w:bCs/>
                <w:sz w:val="24"/>
                <w:szCs w:val="24"/>
              </w:rPr>
            </w:pPr>
          </w:p>
        </w:tc>
        <w:tc>
          <w:tcPr>
            <w:tcW w:w="2250" w:type="dxa"/>
          </w:tcPr>
          <w:p w14:paraId="38F71785" w14:textId="77777777" w:rsidR="00BA6779" w:rsidRPr="00E4660D" w:rsidRDefault="00BA6779" w:rsidP="00591C03">
            <w:pPr>
              <w:jc w:val="both"/>
              <w:rPr>
                <w:rFonts w:ascii="Times New Roman" w:hAnsi="Times New Roman" w:cs="Times New Roman"/>
                <w:sz w:val="24"/>
                <w:szCs w:val="24"/>
              </w:rPr>
            </w:pPr>
            <w:r w:rsidRPr="00E4660D">
              <w:rPr>
                <w:rFonts w:ascii="Times New Roman" w:hAnsi="Times New Roman" w:cs="Times New Roman"/>
                <w:sz w:val="24"/>
                <w:szCs w:val="24"/>
              </w:rPr>
              <w:lastRenderedPageBreak/>
              <w:t xml:space="preserve">Director </w:t>
            </w:r>
          </w:p>
        </w:tc>
      </w:tr>
      <w:tr w:rsidR="00BA6779" w14:paraId="0913E6BC" w14:textId="77777777" w:rsidTr="002A2D32">
        <w:trPr>
          <w:trHeight w:val="323"/>
        </w:trPr>
        <w:tc>
          <w:tcPr>
            <w:tcW w:w="2425" w:type="dxa"/>
          </w:tcPr>
          <w:p w14:paraId="232BC142" w14:textId="77777777" w:rsidR="00BA6779" w:rsidRDefault="00BA6779" w:rsidP="00591C03">
            <w:pPr>
              <w:jc w:val="both"/>
              <w:rPr>
                <w:rFonts w:ascii="Times New Roman" w:hAnsi="Times New Roman" w:cs="Times New Roman"/>
                <w:b/>
                <w:bCs/>
                <w:sz w:val="24"/>
                <w:szCs w:val="24"/>
              </w:rPr>
            </w:pPr>
            <w:r>
              <w:rPr>
                <w:rFonts w:ascii="Times New Roman" w:hAnsi="Times New Roman" w:cs="Times New Roman"/>
                <w:b/>
                <w:bCs/>
                <w:sz w:val="24"/>
                <w:szCs w:val="24"/>
              </w:rPr>
              <w:t>Field Officers</w:t>
            </w:r>
          </w:p>
        </w:tc>
        <w:tc>
          <w:tcPr>
            <w:tcW w:w="5490" w:type="dxa"/>
          </w:tcPr>
          <w:p w14:paraId="60A1B640" w14:textId="77777777" w:rsidR="00BA6779" w:rsidRPr="00274F0F" w:rsidRDefault="00BA6779" w:rsidP="00591C03">
            <w:pPr>
              <w:jc w:val="both"/>
              <w:rPr>
                <w:rFonts w:ascii="Times New Roman" w:hAnsi="Times New Roman" w:cs="Times New Roman"/>
                <w:sz w:val="24"/>
                <w:szCs w:val="24"/>
              </w:rPr>
            </w:pPr>
            <w:r>
              <w:rPr>
                <w:rFonts w:ascii="Times New Roman" w:hAnsi="Times New Roman" w:cs="Times New Roman"/>
                <w:sz w:val="24"/>
                <w:szCs w:val="24"/>
              </w:rPr>
              <w:t xml:space="preserve">They shall </w:t>
            </w:r>
            <w:r w:rsidRPr="00172A1C">
              <w:rPr>
                <w:rFonts w:ascii="Times New Roman" w:hAnsi="Times New Roman" w:cs="Times New Roman"/>
                <w:sz w:val="24"/>
                <w:szCs w:val="24"/>
              </w:rPr>
              <w:t xml:space="preserve">act as a company's on-site representative to gather information, oversee operations, and interact with </w:t>
            </w:r>
            <w:r>
              <w:rPr>
                <w:rFonts w:ascii="Times New Roman" w:hAnsi="Times New Roman" w:cs="Times New Roman"/>
                <w:sz w:val="24"/>
                <w:szCs w:val="24"/>
              </w:rPr>
              <w:t>students</w:t>
            </w:r>
            <w:r w:rsidRPr="00172A1C">
              <w:rPr>
                <w:rFonts w:ascii="Times New Roman" w:hAnsi="Times New Roman" w:cs="Times New Roman"/>
                <w:sz w:val="24"/>
                <w:szCs w:val="24"/>
              </w:rPr>
              <w:t xml:space="preserve"> or stakeholders directly in the field.</w:t>
            </w:r>
          </w:p>
        </w:tc>
        <w:tc>
          <w:tcPr>
            <w:tcW w:w="2250" w:type="dxa"/>
          </w:tcPr>
          <w:p w14:paraId="36D994B6" w14:textId="77777777" w:rsidR="00BA6779" w:rsidRDefault="00BA6779" w:rsidP="00591C03">
            <w:pPr>
              <w:jc w:val="both"/>
              <w:rPr>
                <w:rFonts w:ascii="Times New Roman" w:hAnsi="Times New Roman" w:cs="Times New Roman"/>
                <w:sz w:val="24"/>
                <w:szCs w:val="24"/>
              </w:rPr>
            </w:pPr>
            <w:r w:rsidRPr="00E4660D">
              <w:rPr>
                <w:rFonts w:ascii="Times New Roman" w:hAnsi="Times New Roman" w:cs="Times New Roman"/>
                <w:sz w:val="24"/>
                <w:szCs w:val="24"/>
              </w:rPr>
              <w:t>Project Coordinators</w:t>
            </w:r>
          </w:p>
          <w:p w14:paraId="542ACD54" w14:textId="77777777" w:rsidR="00BA6779" w:rsidRPr="00E4660D" w:rsidRDefault="00BA6779" w:rsidP="00591C03">
            <w:pPr>
              <w:jc w:val="both"/>
              <w:rPr>
                <w:rFonts w:ascii="Times New Roman" w:hAnsi="Times New Roman" w:cs="Times New Roman"/>
                <w:sz w:val="24"/>
                <w:szCs w:val="24"/>
              </w:rPr>
            </w:pPr>
            <w:r>
              <w:rPr>
                <w:rFonts w:ascii="Times New Roman" w:hAnsi="Times New Roman" w:cs="Times New Roman"/>
                <w:sz w:val="24"/>
                <w:szCs w:val="24"/>
              </w:rPr>
              <w:t>Schools Headmasters</w:t>
            </w:r>
          </w:p>
        </w:tc>
      </w:tr>
      <w:tr w:rsidR="00BA6779" w14:paraId="1715E69F" w14:textId="77777777" w:rsidTr="002A2D32">
        <w:trPr>
          <w:trHeight w:val="323"/>
        </w:trPr>
        <w:tc>
          <w:tcPr>
            <w:tcW w:w="2425" w:type="dxa"/>
          </w:tcPr>
          <w:p w14:paraId="5B877E41" w14:textId="77777777" w:rsidR="00BA6779" w:rsidRDefault="00BA6779" w:rsidP="00591C03">
            <w:pPr>
              <w:jc w:val="both"/>
              <w:rPr>
                <w:rFonts w:ascii="Times New Roman" w:hAnsi="Times New Roman" w:cs="Times New Roman"/>
                <w:b/>
                <w:bCs/>
                <w:sz w:val="24"/>
                <w:szCs w:val="24"/>
              </w:rPr>
            </w:pPr>
            <w:r>
              <w:rPr>
                <w:rFonts w:ascii="Times New Roman" w:hAnsi="Times New Roman" w:cs="Times New Roman"/>
                <w:b/>
                <w:bCs/>
                <w:sz w:val="24"/>
                <w:szCs w:val="24"/>
              </w:rPr>
              <w:t>M &amp; E Officer</w:t>
            </w:r>
          </w:p>
        </w:tc>
        <w:tc>
          <w:tcPr>
            <w:tcW w:w="5490" w:type="dxa"/>
          </w:tcPr>
          <w:p w14:paraId="78037A26" w14:textId="77777777" w:rsidR="00BA6779" w:rsidRDefault="00BA6779" w:rsidP="00591C03">
            <w:pPr>
              <w:jc w:val="both"/>
              <w:rPr>
                <w:rFonts w:ascii="Times New Roman" w:hAnsi="Times New Roman" w:cs="Times New Roman"/>
                <w:b/>
                <w:bCs/>
                <w:sz w:val="24"/>
                <w:szCs w:val="24"/>
              </w:rPr>
            </w:pPr>
            <w:r w:rsidRPr="00274F0F">
              <w:rPr>
                <w:rFonts w:ascii="Times New Roman" w:hAnsi="Times New Roman" w:cs="Times New Roman"/>
                <w:sz w:val="24"/>
                <w:szCs w:val="24"/>
              </w:rPr>
              <w:t>They shall design, implements, and manages monitoring and evaluation systems to track program performance, collect high-quality data, analyze findings, and report on progress to stakeholders</w:t>
            </w:r>
          </w:p>
        </w:tc>
        <w:tc>
          <w:tcPr>
            <w:tcW w:w="2250" w:type="dxa"/>
          </w:tcPr>
          <w:p w14:paraId="3871EB48" w14:textId="77777777" w:rsidR="00BA6779" w:rsidRDefault="00BA6779" w:rsidP="00591C03">
            <w:pPr>
              <w:jc w:val="both"/>
              <w:rPr>
                <w:rFonts w:ascii="Times New Roman" w:hAnsi="Times New Roman" w:cs="Times New Roman"/>
                <w:sz w:val="24"/>
                <w:szCs w:val="24"/>
              </w:rPr>
            </w:pPr>
            <w:r w:rsidRPr="005C5178">
              <w:rPr>
                <w:rFonts w:ascii="Times New Roman" w:hAnsi="Times New Roman" w:cs="Times New Roman"/>
                <w:sz w:val="24"/>
                <w:szCs w:val="24"/>
              </w:rPr>
              <w:t>Project Manager</w:t>
            </w:r>
          </w:p>
          <w:p w14:paraId="055BFD28" w14:textId="77777777" w:rsidR="00BA6779" w:rsidRDefault="00BA6779" w:rsidP="00591C03">
            <w:pPr>
              <w:jc w:val="both"/>
              <w:rPr>
                <w:rFonts w:ascii="Times New Roman" w:hAnsi="Times New Roman" w:cs="Times New Roman"/>
                <w:sz w:val="24"/>
                <w:szCs w:val="24"/>
              </w:rPr>
            </w:pPr>
            <w:r>
              <w:rPr>
                <w:rFonts w:ascii="Times New Roman" w:hAnsi="Times New Roman" w:cs="Times New Roman"/>
                <w:sz w:val="24"/>
                <w:szCs w:val="24"/>
              </w:rPr>
              <w:t>Ghana Education Service</w:t>
            </w:r>
          </w:p>
          <w:p w14:paraId="350B8C66" w14:textId="77777777" w:rsidR="00BA6779" w:rsidRPr="005C5178" w:rsidRDefault="00BA6779" w:rsidP="00591C03">
            <w:pPr>
              <w:jc w:val="both"/>
              <w:rPr>
                <w:rFonts w:ascii="Times New Roman" w:hAnsi="Times New Roman" w:cs="Times New Roman"/>
                <w:sz w:val="24"/>
                <w:szCs w:val="24"/>
              </w:rPr>
            </w:pPr>
            <w:r>
              <w:rPr>
                <w:rFonts w:ascii="Times New Roman" w:hAnsi="Times New Roman" w:cs="Times New Roman"/>
                <w:sz w:val="24"/>
                <w:szCs w:val="24"/>
              </w:rPr>
              <w:t>District Assembly</w:t>
            </w:r>
          </w:p>
        </w:tc>
      </w:tr>
      <w:tr w:rsidR="00BA6779" w14:paraId="3666F71A" w14:textId="77777777" w:rsidTr="002A2D32">
        <w:tc>
          <w:tcPr>
            <w:tcW w:w="2425" w:type="dxa"/>
          </w:tcPr>
          <w:p w14:paraId="3E3D12C4" w14:textId="77777777" w:rsidR="00BA6779" w:rsidRDefault="00BA6779" w:rsidP="00591C03">
            <w:pPr>
              <w:jc w:val="both"/>
              <w:rPr>
                <w:rFonts w:ascii="Times New Roman" w:hAnsi="Times New Roman" w:cs="Times New Roman"/>
                <w:b/>
                <w:bCs/>
                <w:sz w:val="24"/>
                <w:szCs w:val="24"/>
              </w:rPr>
            </w:pPr>
            <w:r>
              <w:rPr>
                <w:rFonts w:ascii="Times New Roman" w:hAnsi="Times New Roman" w:cs="Times New Roman"/>
                <w:b/>
                <w:bCs/>
                <w:sz w:val="24"/>
                <w:szCs w:val="24"/>
              </w:rPr>
              <w:t>Project Coordinators</w:t>
            </w:r>
          </w:p>
        </w:tc>
        <w:tc>
          <w:tcPr>
            <w:tcW w:w="5490" w:type="dxa"/>
          </w:tcPr>
          <w:p w14:paraId="4805BB19" w14:textId="77777777" w:rsidR="00BA6779" w:rsidRPr="00C872DC" w:rsidRDefault="00BA6779" w:rsidP="00591C03">
            <w:pPr>
              <w:jc w:val="both"/>
              <w:rPr>
                <w:rFonts w:ascii="Times New Roman" w:hAnsi="Times New Roman" w:cs="Times New Roman"/>
                <w:sz w:val="24"/>
                <w:szCs w:val="24"/>
              </w:rPr>
            </w:pPr>
            <w:r>
              <w:rPr>
                <w:rFonts w:ascii="Times New Roman" w:hAnsi="Times New Roman" w:cs="Times New Roman"/>
                <w:sz w:val="24"/>
                <w:szCs w:val="24"/>
              </w:rPr>
              <w:t xml:space="preserve">They shall </w:t>
            </w:r>
            <w:r w:rsidRPr="00C872DC">
              <w:rPr>
                <w:rFonts w:ascii="Times New Roman" w:hAnsi="Times New Roman" w:cs="Times New Roman"/>
                <w:sz w:val="24"/>
                <w:szCs w:val="24"/>
              </w:rPr>
              <w:t>support project managers by handling administrative and organizational tasks, facilitating communication, tracking progress, and managing schedules to ensure projects run smoothly and meet deadlines.</w:t>
            </w:r>
          </w:p>
        </w:tc>
        <w:tc>
          <w:tcPr>
            <w:tcW w:w="2250" w:type="dxa"/>
          </w:tcPr>
          <w:p w14:paraId="1EE79C61" w14:textId="77777777" w:rsidR="00BA6779" w:rsidRDefault="00BA6779" w:rsidP="00591C03">
            <w:pPr>
              <w:jc w:val="both"/>
              <w:rPr>
                <w:rFonts w:ascii="Times New Roman" w:hAnsi="Times New Roman" w:cs="Times New Roman"/>
                <w:b/>
                <w:bCs/>
                <w:sz w:val="24"/>
                <w:szCs w:val="24"/>
              </w:rPr>
            </w:pPr>
            <w:r w:rsidRPr="005C5178">
              <w:rPr>
                <w:rFonts w:ascii="Times New Roman" w:hAnsi="Times New Roman" w:cs="Times New Roman"/>
                <w:sz w:val="24"/>
                <w:szCs w:val="24"/>
              </w:rPr>
              <w:t>Project Manager</w:t>
            </w:r>
          </w:p>
        </w:tc>
      </w:tr>
    </w:tbl>
    <w:p w14:paraId="27226D53" w14:textId="77777777" w:rsidR="00BA6779" w:rsidRDefault="00BA6779" w:rsidP="00BA6779">
      <w:pPr>
        <w:jc w:val="both"/>
        <w:rPr>
          <w:b/>
          <w:bCs/>
          <w:sz w:val="24"/>
          <w:szCs w:val="24"/>
        </w:rPr>
      </w:pPr>
    </w:p>
    <w:p w14:paraId="6EC8CA90" w14:textId="77777777" w:rsidR="00BA6779" w:rsidRDefault="00BA6779" w:rsidP="00BA6779">
      <w:pPr>
        <w:rPr>
          <w:b/>
          <w:bCs/>
          <w:sz w:val="24"/>
          <w:szCs w:val="24"/>
        </w:rPr>
      </w:pPr>
    </w:p>
    <w:p w14:paraId="280FE61B" w14:textId="77777777" w:rsidR="00BA6779" w:rsidRPr="001447CC" w:rsidRDefault="00BA6779" w:rsidP="00BA6779">
      <w:pPr>
        <w:rPr>
          <w:b/>
          <w:bCs/>
          <w:sz w:val="24"/>
          <w:szCs w:val="24"/>
        </w:rPr>
      </w:pPr>
      <w:r w:rsidRPr="00281935">
        <w:rPr>
          <w:b/>
          <w:bCs/>
          <w:sz w:val="24"/>
          <w:szCs w:val="24"/>
        </w:rPr>
        <w:t>MONITORING AND EVALUATION PLAN</w:t>
      </w:r>
    </w:p>
    <w:tbl>
      <w:tblPr>
        <w:tblStyle w:val="TableGrid"/>
        <w:tblpPr w:leftFromText="180" w:rightFromText="180" w:vertAnchor="text" w:horzAnchor="margin" w:tblpXSpec="center" w:tblpY="226"/>
        <w:tblW w:w="10525" w:type="dxa"/>
        <w:tblLayout w:type="fixed"/>
        <w:tblLook w:val="04A0" w:firstRow="1" w:lastRow="0" w:firstColumn="1" w:lastColumn="0" w:noHBand="0" w:noVBand="1"/>
      </w:tblPr>
      <w:tblGrid>
        <w:gridCol w:w="1165"/>
        <w:gridCol w:w="2790"/>
        <w:gridCol w:w="810"/>
        <w:gridCol w:w="810"/>
        <w:gridCol w:w="990"/>
        <w:gridCol w:w="1170"/>
        <w:gridCol w:w="1260"/>
        <w:gridCol w:w="1530"/>
      </w:tblGrid>
      <w:tr w:rsidR="00BA6779" w:rsidRPr="00AF49E9" w14:paraId="69EC2703" w14:textId="77777777" w:rsidTr="00591C03">
        <w:trPr>
          <w:trHeight w:val="455"/>
        </w:trPr>
        <w:tc>
          <w:tcPr>
            <w:tcW w:w="1165" w:type="dxa"/>
          </w:tcPr>
          <w:p w14:paraId="04FB73F4" w14:textId="77777777" w:rsidR="00BA6779" w:rsidRPr="00AF49E9" w:rsidRDefault="00BA6779" w:rsidP="00591C03">
            <w:pPr>
              <w:jc w:val="both"/>
              <w:rPr>
                <w:rFonts w:ascii="Times New Roman" w:hAnsi="Times New Roman" w:cs="Times New Roman"/>
              </w:rPr>
            </w:pPr>
          </w:p>
        </w:tc>
        <w:tc>
          <w:tcPr>
            <w:tcW w:w="2790" w:type="dxa"/>
          </w:tcPr>
          <w:p w14:paraId="3D9BF876"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KPI </w:t>
            </w:r>
          </w:p>
        </w:tc>
        <w:tc>
          <w:tcPr>
            <w:tcW w:w="810" w:type="dxa"/>
          </w:tcPr>
          <w:p w14:paraId="23978FC6"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Baseline </w:t>
            </w:r>
          </w:p>
        </w:tc>
        <w:tc>
          <w:tcPr>
            <w:tcW w:w="810" w:type="dxa"/>
          </w:tcPr>
          <w:p w14:paraId="08736EA8"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Target </w:t>
            </w:r>
          </w:p>
        </w:tc>
        <w:tc>
          <w:tcPr>
            <w:tcW w:w="990" w:type="dxa"/>
          </w:tcPr>
          <w:p w14:paraId="4F68E0B2"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Data Source </w:t>
            </w:r>
          </w:p>
        </w:tc>
        <w:tc>
          <w:tcPr>
            <w:tcW w:w="1170" w:type="dxa"/>
          </w:tcPr>
          <w:p w14:paraId="0580F950"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Frequency/Timeline </w:t>
            </w:r>
          </w:p>
        </w:tc>
        <w:tc>
          <w:tcPr>
            <w:tcW w:w="1260" w:type="dxa"/>
          </w:tcPr>
          <w:p w14:paraId="3FE93413"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Responsibility</w:t>
            </w:r>
          </w:p>
        </w:tc>
        <w:tc>
          <w:tcPr>
            <w:tcW w:w="1530" w:type="dxa"/>
          </w:tcPr>
          <w:p w14:paraId="707F97B6"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Reporting</w:t>
            </w:r>
          </w:p>
        </w:tc>
      </w:tr>
      <w:tr w:rsidR="00BA6779" w:rsidRPr="00AF49E9" w14:paraId="68A31045" w14:textId="77777777" w:rsidTr="00591C03">
        <w:trPr>
          <w:trHeight w:val="232"/>
        </w:trPr>
        <w:tc>
          <w:tcPr>
            <w:tcW w:w="1165" w:type="dxa"/>
          </w:tcPr>
          <w:p w14:paraId="23A18EB6"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Goals </w:t>
            </w:r>
          </w:p>
        </w:tc>
        <w:tc>
          <w:tcPr>
            <w:tcW w:w="2790" w:type="dxa"/>
          </w:tcPr>
          <w:p w14:paraId="07EC8FD2"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1. To be able to browse on the internet</w:t>
            </w:r>
          </w:p>
          <w:p w14:paraId="19562B81"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2. able to use Microsoft office suit</w:t>
            </w:r>
          </w:p>
          <w:p w14:paraId="19CFC0E4"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3. able to engage with online audience</w:t>
            </w:r>
          </w:p>
          <w:p w14:paraId="5227BA2D"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4. Use digital tools to solve problems</w:t>
            </w:r>
          </w:p>
          <w:p w14:paraId="591E37E6" w14:textId="77777777" w:rsidR="00BA6779" w:rsidRPr="00AF49E9" w:rsidRDefault="00BA6779" w:rsidP="00591C03">
            <w:pPr>
              <w:jc w:val="both"/>
              <w:rPr>
                <w:rFonts w:ascii="Times New Roman" w:hAnsi="Times New Roman" w:cs="Times New Roman"/>
              </w:rPr>
            </w:pPr>
          </w:p>
        </w:tc>
        <w:tc>
          <w:tcPr>
            <w:tcW w:w="810" w:type="dxa"/>
          </w:tcPr>
          <w:p w14:paraId="77534D71"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20%</w:t>
            </w:r>
          </w:p>
        </w:tc>
        <w:tc>
          <w:tcPr>
            <w:tcW w:w="810" w:type="dxa"/>
          </w:tcPr>
          <w:p w14:paraId="51CECE8D"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75%</w:t>
            </w:r>
          </w:p>
        </w:tc>
        <w:tc>
          <w:tcPr>
            <w:tcW w:w="990" w:type="dxa"/>
          </w:tcPr>
          <w:p w14:paraId="05D6E3A6"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Primary </w:t>
            </w:r>
          </w:p>
        </w:tc>
        <w:tc>
          <w:tcPr>
            <w:tcW w:w="1170" w:type="dxa"/>
          </w:tcPr>
          <w:p w14:paraId="1FE8046A"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24 weeks </w:t>
            </w:r>
          </w:p>
        </w:tc>
        <w:tc>
          <w:tcPr>
            <w:tcW w:w="1260" w:type="dxa"/>
          </w:tcPr>
          <w:p w14:paraId="22FE1753"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ICT Instructors M&amp;E Officers</w:t>
            </w:r>
          </w:p>
        </w:tc>
        <w:tc>
          <w:tcPr>
            <w:tcW w:w="1530" w:type="dxa"/>
          </w:tcPr>
          <w:p w14:paraId="08D18334" w14:textId="77777777" w:rsidR="00BA6779" w:rsidRPr="00AF49E9" w:rsidRDefault="00BA6779" w:rsidP="00591C03">
            <w:pPr>
              <w:jc w:val="both"/>
              <w:rPr>
                <w:rFonts w:ascii="Times New Roman" w:hAnsi="Times New Roman" w:cs="Times New Roman"/>
              </w:rPr>
            </w:pPr>
            <w:r>
              <w:rPr>
                <w:rFonts w:ascii="Times New Roman" w:hAnsi="Times New Roman" w:cs="Times New Roman"/>
              </w:rPr>
              <w:t>End of year report/ project implementation evaluation report</w:t>
            </w:r>
          </w:p>
        </w:tc>
      </w:tr>
      <w:tr w:rsidR="00BA6779" w:rsidRPr="00AF49E9" w14:paraId="7A381A9D" w14:textId="77777777" w:rsidTr="00591C03">
        <w:trPr>
          <w:trHeight w:val="232"/>
        </w:trPr>
        <w:tc>
          <w:tcPr>
            <w:tcW w:w="1165" w:type="dxa"/>
          </w:tcPr>
          <w:p w14:paraId="52B4119D" w14:textId="77777777" w:rsidR="00BA6779" w:rsidRPr="00AF49E9" w:rsidRDefault="00BA6779" w:rsidP="00591C03">
            <w:pPr>
              <w:jc w:val="both"/>
              <w:rPr>
                <w:rFonts w:ascii="Times New Roman" w:hAnsi="Times New Roman" w:cs="Times New Roman"/>
              </w:rPr>
            </w:pPr>
          </w:p>
        </w:tc>
        <w:tc>
          <w:tcPr>
            <w:tcW w:w="2790" w:type="dxa"/>
          </w:tcPr>
          <w:p w14:paraId="6114991D" w14:textId="77777777" w:rsidR="00BA6779" w:rsidRPr="00AF49E9" w:rsidRDefault="00BA6779" w:rsidP="00591C03">
            <w:pPr>
              <w:jc w:val="both"/>
              <w:rPr>
                <w:rFonts w:ascii="Times New Roman" w:hAnsi="Times New Roman" w:cs="Times New Roman"/>
              </w:rPr>
            </w:pPr>
          </w:p>
        </w:tc>
        <w:tc>
          <w:tcPr>
            <w:tcW w:w="810" w:type="dxa"/>
          </w:tcPr>
          <w:p w14:paraId="6E42C8A5" w14:textId="77777777" w:rsidR="00BA6779" w:rsidRPr="00AF49E9" w:rsidRDefault="00BA6779" w:rsidP="00591C03">
            <w:pPr>
              <w:jc w:val="both"/>
              <w:rPr>
                <w:rFonts w:ascii="Times New Roman" w:hAnsi="Times New Roman" w:cs="Times New Roman"/>
              </w:rPr>
            </w:pPr>
          </w:p>
        </w:tc>
        <w:tc>
          <w:tcPr>
            <w:tcW w:w="810" w:type="dxa"/>
          </w:tcPr>
          <w:p w14:paraId="13185D5A" w14:textId="77777777" w:rsidR="00BA6779" w:rsidRPr="00AF49E9" w:rsidRDefault="00BA6779" w:rsidP="00591C03">
            <w:pPr>
              <w:jc w:val="both"/>
              <w:rPr>
                <w:rFonts w:ascii="Times New Roman" w:hAnsi="Times New Roman" w:cs="Times New Roman"/>
              </w:rPr>
            </w:pPr>
          </w:p>
        </w:tc>
        <w:tc>
          <w:tcPr>
            <w:tcW w:w="990" w:type="dxa"/>
          </w:tcPr>
          <w:p w14:paraId="28C1FF77" w14:textId="77777777" w:rsidR="00BA6779" w:rsidRPr="00AF49E9" w:rsidRDefault="00BA6779" w:rsidP="00591C03">
            <w:pPr>
              <w:jc w:val="both"/>
              <w:rPr>
                <w:rFonts w:ascii="Times New Roman" w:hAnsi="Times New Roman" w:cs="Times New Roman"/>
              </w:rPr>
            </w:pPr>
          </w:p>
        </w:tc>
        <w:tc>
          <w:tcPr>
            <w:tcW w:w="1170" w:type="dxa"/>
          </w:tcPr>
          <w:p w14:paraId="357253CB" w14:textId="77777777" w:rsidR="00BA6779" w:rsidRPr="00AF49E9" w:rsidRDefault="00BA6779" w:rsidP="00591C03">
            <w:pPr>
              <w:jc w:val="both"/>
              <w:rPr>
                <w:rFonts w:ascii="Times New Roman" w:hAnsi="Times New Roman" w:cs="Times New Roman"/>
              </w:rPr>
            </w:pPr>
          </w:p>
        </w:tc>
        <w:tc>
          <w:tcPr>
            <w:tcW w:w="1260" w:type="dxa"/>
          </w:tcPr>
          <w:p w14:paraId="7E056B3C" w14:textId="77777777" w:rsidR="00BA6779" w:rsidRPr="00AF49E9" w:rsidRDefault="00BA6779" w:rsidP="00591C03">
            <w:pPr>
              <w:jc w:val="both"/>
              <w:rPr>
                <w:rFonts w:ascii="Times New Roman" w:hAnsi="Times New Roman" w:cs="Times New Roman"/>
              </w:rPr>
            </w:pPr>
          </w:p>
        </w:tc>
        <w:tc>
          <w:tcPr>
            <w:tcW w:w="1530" w:type="dxa"/>
          </w:tcPr>
          <w:p w14:paraId="30EFCA7E" w14:textId="77777777" w:rsidR="00BA6779" w:rsidRPr="00AF49E9" w:rsidRDefault="00BA6779" w:rsidP="00591C03">
            <w:pPr>
              <w:jc w:val="both"/>
              <w:rPr>
                <w:rFonts w:ascii="Times New Roman" w:hAnsi="Times New Roman" w:cs="Times New Roman"/>
              </w:rPr>
            </w:pPr>
          </w:p>
        </w:tc>
      </w:tr>
      <w:tr w:rsidR="00BA6779" w:rsidRPr="00AF49E9" w14:paraId="07A6D336" w14:textId="77777777" w:rsidTr="00591C03">
        <w:trPr>
          <w:trHeight w:val="222"/>
        </w:trPr>
        <w:tc>
          <w:tcPr>
            <w:tcW w:w="1165" w:type="dxa"/>
          </w:tcPr>
          <w:p w14:paraId="5561E6E1"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Outcomes </w:t>
            </w:r>
          </w:p>
        </w:tc>
        <w:tc>
          <w:tcPr>
            <w:tcW w:w="2790" w:type="dxa"/>
          </w:tcPr>
          <w:p w14:paraId="27E32AAB" w14:textId="77777777" w:rsidR="00BA6779" w:rsidRPr="00AF49E9" w:rsidRDefault="00BA6779" w:rsidP="00591C03">
            <w:pPr>
              <w:jc w:val="both"/>
              <w:rPr>
                <w:rFonts w:ascii="Times New Roman" w:hAnsi="Times New Roman" w:cs="Times New Roman"/>
              </w:rPr>
            </w:pPr>
            <w:r>
              <w:rPr>
                <w:rFonts w:ascii="Times New Roman" w:hAnsi="Times New Roman" w:cs="Times New Roman"/>
              </w:rPr>
              <w:t>Enhanced digital literacy and skills amongst JHS students.</w:t>
            </w:r>
          </w:p>
        </w:tc>
        <w:tc>
          <w:tcPr>
            <w:tcW w:w="810" w:type="dxa"/>
          </w:tcPr>
          <w:p w14:paraId="50E8AF4C" w14:textId="77777777" w:rsidR="00BA6779" w:rsidRPr="00AF49E9" w:rsidRDefault="00BA6779" w:rsidP="00591C03">
            <w:pPr>
              <w:jc w:val="both"/>
              <w:rPr>
                <w:rFonts w:ascii="Times New Roman" w:hAnsi="Times New Roman" w:cs="Times New Roman"/>
              </w:rPr>
            </w:pPr>
          </w:p>
        </w:tc>
        <w:tc>
          <w:tcPr>
            <w:tcW w:w="810" w:type="dxa"/>
          </w:tcPr>
          <w:p w14:paraId="0999D3E6" w14:textId="77777777" w:rsidR="00BA6779" w:rsidRPr="00AF49E9" w:rsidRDefault="00BA6779" w:rsidP="00591C03">
            <w:pPr>
              <w:jc w:val="both"/>
              <w:rPr>
                <w:rFonts w:ascii="Times New Roman" w:hAnsi="Times New Roman" w:cs="Times New Roman"/>
              </w:rPr>
            </w:pPr>
            <w:r>
              <w:rPr>
                <w:rFonts w:ascii="Times New Roman" w:hAnsi="Times New Roman" w:cs="Times New Roman"/>
              </w:rPr>
              <w:t>100%</w:t>
            </w:r>
          </w:p>
        </w:tc>
        <w:tc>
          <w:tcPr>
            <w:tcW w:w="990" w:type="dxa"/>
          </w:tcPr>
          <w:p w14:paraId="6D62D77F"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Primary</w:t>
            </w:r>
          </w:p>
        </w:tc>
        <w:tc>
          <w:tcPr>
            <w:tcW w:w="1170" w:type="dxa"/>
          </w:tcPr>
          <w:p w14:paraId="03F22524"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24 weeks</w:t>
            </w:r>
          </w:p>
        </w:tc>
        <w:tc>
          <w:tcPr>
            <w:tcW w:w="1260" w:type="dxa"/>
          </w:tcPr>
          <w:p w14:paraId="7B878F3F"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ICT Instructors M&amp;E Officers</w:t>
            </w:r>
          </w:p>
        </w:tc>
        <w:tc>
          <w:tcPr>
            <w:tcW w:w="1530" w:type="dxa"/>
          </w:tcPr>
          <w:p w14:paraId="1A8F546E" w14:textId="77777777" w:rsidR="00BA6779" w:rsidRPr="00AF49E9" w:rsidRDefault="00BA6779" w:rsidP="00591C03">
            <w:pPr>
              <w:jc w:val="both"/>
              <w:rPr>
                <w:rFonts w:ascii="Times New Roman" w:hAnsi="Times New Roman" w:cs="Times New Roman"/>
              </w:rPr>
            </w:pPr>
            <w:r>
              <w:rPr>
                <w:rFonts w:ascii="Times New Roman" w:hAnsi="Times New Roman" w:cs="Times New Roman"/>
              </w:rPr>
              <w:t>End of year report/ project implementation evaluation report</w:t>
            </w:r>
          </w:p>
        </w:tc>
      </w:tr>
      <w:tr w:rsidR="00BA6779" w:rsidRPr="00AF49E9" w14:paraId="02E91BF1" w14:textId="77777777" w:rsidTr="00591C03">
        <w:trPr>
          <w:trHeight w:val="232"/>
        </w:trPr>
        <w:tc>
          <w:tcPr>
            <w:tcW w:w="1165" w:type="dxa"/>
          </w:tcPr>
          <w:p w14:paraId="26016A87" w14:textId="77777777" w:rsidR="00BA6779" w:rsidRPr="00AF49E9" w:rsidRDefault="00BA6779" w:rsidP="00591C03">
            <w:pPr>
              <w:jc w:val="both"/>
              <w:rPr>
                <w:rFonts w:ascii="Times New Roman" w:hAnsi="Times New Roman" w:cs="Times New Roman"/>
              </w:rPr>
            </w:pPr>
          </w:p>
        </w:tc>
        <w:tc>
          <w:tcPr>
            <w:tcW w:w="2790" w:type="dxa"/>
          </w:tcPr>
          <w:p w14:paraId="1F608174" w14:textId="77777777" w:rsidR="00BA6779" w:rsidRPr="00AF49E9" w:rsidRDefault="00BA6779" w:rsidP="00591C03">
            <w:pPr>
              <w:jc w:val="both"/>
              <w:rPr>
                <w:rFonts w:ascii="Times New Roman" w:hAnsi="Times New Roman" w:cs="Times New Roman"/>
              </w:rPr>
            </w:pPr>
          </w:p>
        </w:tc>
        <w:tc>
          <w:tcPr>
            <w:tcW w:w="810" w:type="dxa"/>
          </w:tcPr>
          <w:p w14:paraId="545312C2" w14:textId="77777777" w:rsidR="00BA6779" w:rsidRPr="00AF49E9" w:rsidRDefault="00BA6779" w:rsidP="00591C03">
            <w:pPr>
              <w:jc w:val="both"/>
              <w:rPr>
                <w:rFonts w:ascii="Times New Roman" w:hAnsi="Times New Roman" w:cs="Times New Roman"/>
              </w:rPr>
            </w:pPr>
          </w:p>
        </w:tc>
        <w:tc>
          <w:tcPr>
            <w:tcW w:w="810" w:type="dxa"/>
          </w:tcPr>
          <w:p w14:paraId="12039198" w14:textId="77777777" w:rsidR="00BA6779" w:rsidRPr="00AF49E9" w:rsidRDefault="00BA6779" w:rsidP="00591C03">
            <w:pPr>
              <w:jc w:val="both"/>
              <w:rPr>
                <w:rFonts w:ascii="Times New Roman" w:hAnsi="Times New Roman" w:cs="Times New Roman"/>
              </w:rPr>
            </w:pPr>
          </w:p>
        </w:tc>
        <w:tc>
          <w:tcPr>
            <w:tcW w:w="990" w:type="dxa"/>
          </w:tcPr>
          <w:p w14:paraId="2DF52406" w14:textId="77777777" w:rsidR="00BA6779" w:rsidRPr="00AF49E9" w:rsidRDefault="00BA6779" w:rsidP="00591C03">
            <w:pPr>
              <w:jc w:val="both"/>
              <w:rPr>
                <w:rFonts w:ascii="Times New Roman" w:hAnsi="Times New Roman" w:cs="Times New Roman"/>
              </w:rPr>
            </w:pPr>
          </w:p>
        </w:tc>
        <w:tc>
          <w:tcPr>
            <w:tcW w:w="1170" w:type="dxa"/>
          </w:tcPr>
          <w:p w14:paraId="3073CFAD" w14:textId="77777777" w:rsidR="00BA6779" w:rsidRPr="00AF49E9" w:rsidRDefault="00BA6779" w:rsidP="00591C03">
            <w:pPr>
              <w:jc w:val="both"/>
              <w:rPr>
                <w:rFonts w:ascii="Times New Roman" w:hAnsi="Times New Roman" w:cs="Times New Roman"/>
              </w:rPr>
            </w:pPr>
          </w:p>
        </w:tc>
        <w:tc>
          <w:tcPr>
            <w:tcW w:w="1260" w:type="dxa"/>
          </w:tcPr>
          <w:p w14:paraId="65F2DCFD" w14:textId="77777777" w:rsidR="00BA6779" w:rsidRPr="00AF49E9" w:rsidRDefault="00BA6779" w:rsidP="00591C03">
            <w:pPr>
              <w:jc w:val="both"/>
              <w:rPr>
                <w:rFonts w:ascii="Times New Roman" w:hAnsi="Times New Roman" w:cs="Times New Roman"/>
              </w:rPr>
            </w:pPr>
          </w:p>
        </w:tc>
        <w:tc>
          <w:tcPr>
            <w:tcW w:w="1530" w:type="dxa"/>
          </w:tcPr>
          <w:p w14:paraId="3114B824" w14:textId="77777777" w:rsidR="00BA6779" w:rsidRPr="00AF49E9" w:rsidRDefault="00BA6779" w:rsidP="00591C03">
            <w:pPr>
              <w:jc w:val="both"/>
              <w:rPr>
                <w:rFonts w:ascii="Times New Roman" w:hAnsi="Times New Roman" w:cs="Times New Roman"/>
              </w:rPr>
            </w:pPr>
          </w:p>
        </w:tc>
      </w:tr>
      <w:tr w:rsidR="00BA6779" w:rsidRPr="00AF49E9" w14:paraId="7B4C00B0" w14:textId="77777777" w:rsidTr="00591C03">
        <w:trPr>
          <w:trHeight w:val="232"/>
        </w:trPr>
        <w:tc>
          <w:tcPr>
            <w:tcW w:w="1165" w:type="dxa"/>
          </w:tcPr>
          <w:p w14:paraId="43E19E61"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 xml:space="preserve">Outputs </w:t>
            </w:r>
          </w:p>
        </w:tc>
        <w:tc>
          <w:tcPr>
            <w:tcW w:w="2790" w:type="dxa"/>
          </w:tcPr>
          <w:p w14:paraId="4185C110" w14:textId="77777777" w:rsidR="00BA6779" w:rsidRPr="00AF49E9" w:rsidRDefault="00BA6779" w:rsidP="00591C03">
            <w:pPr>
              <w:jc w:val="both"/>
              <w:rPr>
                <w:rFonts w:ascii="Times New Roman" w:hAnsi="Times New Roman" w:cs="Times New Roman"/>
              </w:rPr>
            </w:pPr>
            <w:r>
              <w:rPr>
                <w:rFonts w:ascii="Times New Roman" w:hAnsi="Times New Roman" w:cs="Times New Roman"/>
              </w:rPr>
              <w:t>450 Students to be trained.</w:t>
            </w:r>
          </w:p>
        </w:tc>
        <w:tc>
          <w:tcPr>
            <w:tcW w:w="810" w:type="dxa"/>
          </w:tcPr>
          <w:p w14:paraId="434C5AC7" w14:textId="77777777" w:rsidR="00BA6779" w:rsidRPr="00AF49E9" w:rsidRDefault="00BA6779" w:rsidP="00591C03">
            <w:pPr>
              <w:jc w:val="both"/>
              <w:rPr>
                <w:rFonts w:ascii="Times New Roman" w:hAnsi="Times New Roman" w:cs="Times New Roman"/>
              </w:rPr>
            </w:pPr>
          </w:p>
        </w:tc>
        <w:tc>
          <w:tcPr>
            <w:tcW w:w="810" w:type="dxa"/>
          </w:tcPr>
          <w:p w14:paraId="63436792" w14:textId="77777777" w:rsidR="00BA6779" w:rsidRPr="00AF49E9" w:rsidRDefault="00BA6779" w:rsidP="00591C03">
            <w:pPr>
              <w:jc w:val="both"/>
              <w:rPr>
                <w:rFonts w:ascii="Times New Roman" w:hAnsi="Times New Roman" w:cs="Times New Roman"/>
              </w:rPr>
            </w:pPr>
            <w:r>
              <w:rPr>
                <w:rFonts w:ascii="Times New Roman" w:hAnsi="Times New Roman" w:cs="Times New Roman"/>
              </w:rPr>
              <w:t>100%</w:t>
            </w:r>
          </w:p>
        </w:tc>
        <w:tc>
          <w:tcPr>
            <w:tcW w:w="990" w:type="dxa"/>
          </w:tcPr>
          <w:p w14:paraId="2BE93FBB"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Primary</w:t>
            </w:r>
          </w:p>
        </w:tc>
        <w:tc>
          <w:tcPr>
            <w:tcW w:w="1170" w:type="dxa"/>
          </w:tcPr>
          <w:p w14:paraId="2E3EADCB"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24 weeks</w:t>
            </w:r>
          </w:p>
        </w:tc>
        <w:tc>
          <w:tcPr>
            <w:tcW w:w="1260" w:type="dxa"/>
          </w:tcPr>
          <w:p w14:paraId="359E1BD0" w14:textId="77777777" w:rsidR="00BA6779" w:rsidRPr="00AF49E9" w:rsidRDefault="00BA6779" w:rsidP="00591C03">
            <w:pPr>
              <w:jc w:val="both"/>
              <w:rPr>
                <w:rFonts w:ascii="Times New Roman" w:hAnsi="Times New Roman" w:cs="Times New Roman"/>
              </w:rPr>
            </w:pPr>
            <w:r w:rsidRPr="00AF49E9">
              <w:rPr>
                <w:rFonts w:ascii="Times New Roman" w:hAnsi="Times New Roman" w:cs="Times New Roman"/>
              </w:rPr>
              <w:t>ICT Instructors M&amp;E Officers</w:t>
            </w:r>
          </w:p>
        </w:tc>
        <w:tc>
          <w:tcPr>
            <w:tcW w:w="1530" w:type="dxa"/>
          </w:tcPr>
          <w:p w14:paraId="0D9DD6F4" w14:textId="77777777" w:rsidR="00BA6779" w:rsidRPr="00AF49E9" w:rsidRDefault="00BA6779" w:rsidP="00591C03">
            <w:pPr>
              <w:jc w:val="both"/>
              <w:rPr>
                <w:rFonts w:ascii="Times New Roman" w:hAnsi="Times New Roman" w:cs="Times New Roman"/>
              </w:rPr>
            </w:pPr>
            <w:r>
              <w:rPr>
                <w:rFonts w:ascii="Times New Roman" w:hAnsi="Times New Roman" w:cs="Times New Roman"/>
              </w:rPr>
              <w:t>End of year report/ project implementation evaluation report</w:t>
            </w:r>
          </w:p>
        </w:tc>
      </w:tr>
      <w:tr w:rsidR="00BA6779" w:rsidRPr="00AF49E9" w14:paraId="0106AD4B" w14:textId="77777777" w:rsidTr="00591C03">
        <w:trPr>
          <w:trHeight w:val="222"/>
        </w:trPr>
        <w:tc>
          <w:tcPr>
            <w:tcW w:w="1165" w:type="dxa"/>
          </w:tcPr>
          <w:p w14:paraId="2DC36D07" w14:textId="77777777" w:rsidR="00BA6779" w:rsidRPr="00AF49E9" w:rsidRDefault="00BA6779" w:rsidP="00591C03">
            <w:pPr>
              <w:jc w:val="both"/>
              <w:rPr>
                <w:rFonts w:ascii="Times New Roman" w:hAnsi="Times New Roman" w:cs="Times New Roman"/>
              </w:rPr>
            </w:pPr>
          </w:p>
        </w:tc>
        <w:tc>
          <w:tcPr>
            <w:tcW w:w="2790" w:type="dxa"/>
          </w:tcPr>
          <w:p w14:paraId="3D3A8095" w14:textId="77777777" w:rsidR="00BA6779" w:rsidRPr="00AF49E9" w:rsidRDefault="00BA6779" w:rsidP="00591C03">
            <w:pPr>
              <w:jc w:val="both"/>
              <w:rPr>
                <w:rFonts w:ascii="Times New Roman" w:hAnsi="Times New Roman" w:cs="Times New Roman"/>
              </w:rPr>
            </w:pPr>
          </w:p>
        </w:tc>
        <w:tc>
          <w:tcPr>
            <w:tcW w:w="810" w:type="dxa"/>
          </w:tcPr>
          <w:p w14:paraId="0863A235" w14:textId="77777777" w:rsidR="00BA6779" w:rsidRPr="00AF49E9" w:rsidRDefault="00BA6779" w:rsidP="00591C03">
            <w:pPr>
              <w:jc w:val="both"/>
              <w:rPr>
                <w:rFonts w:ascii="Times New Roman" w:hAnsi="Times New Roman" w:cs="Times New Roman"/>
              </w:rPr>
            </w:pPr>
          </w:p>
        </w:tc>
        <w:tc>
          <w:tcPr>
            <w:tcW w:w="810" w:type="dxa"/>
          </w:tcPr>
          <w:p w14:paraId="71528911" w14:textId="77777777" w:rsidR="00BA6779" w:rsidRPr="00AF49E9" w:rsidRDefault="00BA6779" w:rsidP="00591C03">
            <w:pPr>
              <w:jc w:val="both"/>
              <w:rPr>
                <w:rFonts w:ascii="Times New Roman" w:hAnsi="Times New Roman" w:cs="Times New Roman"/>
              </w:rPr>
            </w:pPr>
          </w:p>
        </w:tc>
        <w:tc>
          <w:tcPr>
            <w:tcW w:w="990" w:type="dxa"/>
          </w:tcPr>
          <w:p w14:paraId="06614BC3" w14:textId="77777777" w:rsidR="00BA6779" w:rsidRPr="00AF49E9" w:rsidRDefault="00BA6779" w:rsidP="00591C03">
            <w:pPr>
              <w:jc w:val="both"/>
              <w:rPr>
                <w:rFonts w:ascii="Times New Roman" w:hAnsi="Times New Roman" w:cs="Times New Roman"/>
              </w:rPr>
            </w:pPr>
          </w:p>
        </w:tc>
        <w:tc>
          <w:tcPr>
            <w:tcW w:w="1170" w:type="dxa"/>
          </w:tcPr>
          <w:p w14:paraId="5DA4319C" w14:textId="77777777" w:rsidR="00BA6779" w:rsidRPr="00AF49E9" w:rsidRDefault="00BA6779" w:rsidP="00591C03">
            <w:pPr>
              <w:jc w:val="both"/>
              <w:rPr>
                <w:rFonts w:ascii="Times New Roman" w:hAnsi="Times New Roman" w:cs="Times New Roman"/>
              </w:rPr>
            </w:pPr>
          </w:p>
        </w:tc>
        <w:tc>
          <w:tcPr>
            <w:tcW w:w="1260" w:type="dxa"/>
          </w:tcPr>
          <w:p w14:paraId="7F10093B" w14:textId="77777777" w:rsidR="00BA6779" w:rsidRPr="00AF49E9" w:rsidRDefault="00BA6779" w:rsidP="00591C03">
            <w:pPr>
              <w:jc w:val="both"/>
              <w:rPr>
                <w:rFonts w:ascii="Times New Roman" w:hAnsi="Times New Roman" w:cs="Times New Roman"/>
              </w:rPr>
            </w:pPr>
          </w:p>
        </w:tc>
        <w:tc>
          <w:tcPr>
            <w:tcW w:w="1530" w:type="dxa"/>
          </w:tcPr>
          <w:p w14:paraId="253F1B4A" w14:textId="77777777" w:rsidR="00BA6779" w:rsidRPr="00AF49E9" w:rsidRDefault="00BA6779" w:rsidP="00591C03">
            <w:pPr>
              <w:jc w:val="both"/>
              <w:rPr>
                <w:rFonts w:ascii="Times New Roman" w:hAnsi="Times New Roman" w:cs="Times New Roman"/>
              </w:rPr>
            </w:pPr>
          </w:p>
        </w:tc>
      </w:tr>
    </w:tbl>
    <w:p w14:paraId="7832CDB1" w14:textId="77777777" w:rsidR="00BA6779" w:rsidRPr="00281935" w:rsidRDefault="00BA6779" w:rsidP="00BA6779">
      <w:pPr>
        <w:jc w:val="both"/>
        <w:rPr>
          <w:sz w:val="24"/>
          <w:szCs w:val="24"/>
        </w:rPr>
      </w:pPr>
    </w:p>
    <w:p w14:paraId="5009E906" w14:textId="77777777" w:rsidR="00BA6779" w:rsidRPr="00281935" w:rsidRDefault="00BA6779" w:rsidP="00BA6779">
      <w:pPr>
        <w:jc w:val="both"/>
        <w:rPr>
          <w:sz w:val="24"/>
          <w:szCs w:val="24"/>
        </w:rPr>
      </w:pPr>
    </w:p>
    <w:p w14:paraId="54B14C00" w14:textId="77777777" w:rsidR="00BA6779" w:rsidRDefault="00BA6779">
      <w:pPr>
        <w:tabs>
          <w:tab w:val="left" w:pos="-440"/>
        </w:tabs>
        <w:rPr>
          <w:sz w:val="24"/>
          <w:szCs w:val="24"/>
        </w:rPr>
      </w:pPr>
    </w:p>
    <w:p w14:paraId="352E2D90" w14:textId="77777777" w:rsidR="001B5588" w:rsidRDefault="001B5588">
      <w:pPr>
        <w:tabs>
          <w:tab w:val="left" w:pos="-440"/>
        </w:tabs>
        <w:rPr>
          <w:sz w:val="24"/>
          <w:szCs w:val="24"/>
        </w:rPr>
      </w:pPr>
    </w:p>
    <w:p w14:paraId="7FB62593" w14:textId="77777777" w:rsidR="001B5588" w:rsidRDefault="001B5588">
      <w:pPr>
        <w:tabs>
          <w:tab w:val="left" w:pos="-440"/>
        </w:tabs>
        <w:rPr>
          <w:sz w:val="24"/>
          <w:szCs w:val="24"/>
        </w:rPr>
      </w:pPr>
    </w:p>
    <w:p w14:paraId="06078F5E" w14:textId="77777777" w:rsidR="001B5588" w:rsidRDefault="001B5588">
      <w:pPr>
        <w:tabs>
          <w:tab w:val="left" w:pos="-440"/>
        </w:tabs>
        <w:rPr>
          <w:sz w:val="24"/>
          <w:szCs w:val="24"/>
        </w:rPr>
      </w:pPr>
    </w:p>
    <w:p w14:paraId="6F1E38F5" w14:textId="77777777" w:rsidR="001B5588" w:rsidRDefault="001B5588">
      <w:pPr>
        <w:tabs>
          <w:tab w:val="left" w:pos="-440"/>
        </w:tabs>
        <w:rPr>
          <w:sz w:val="24"/>
          <w:szCs w:val="24"/>
        </w:rPr>
      </w:pPr>
    </w:p>
    <w:p w14:paraId="3320F8D9" w14:textId="77777777" w:rsidR="001B5588" w:rsidRDefault="001B5588">
      <w:pPr>
        <w:tabs>
          <w:tab w:val="left" w:pos="-440"/>
        </w:tabs>
        <w:rPr>
          <w:sz w:val="24"/>
          <w:szCs w:val="24"/>
        </w:rPr>
      </w:pPr>
    </w:p>
    <w:p w14:paraId="37E454F0" w14:textId="77777777" w:rsidR="001B5588" w:rsidRDefault="001B5588">
      <w:pPr>
        <w:tabs>
          <w:tab w:val="left" w:pos="-440"/>
        </w:tabs>
        <w:rPr>
          <w:sz w:val="24"/>
          <w:szCs w:val="24"/>
        </w:rPr>
      </w:pPr>
    </w:p>
    <w:p w14:paraId="588A5CB3" w14:textId="77777777" w:rsidR="001B5588" w:rsidRDefault="001B5588">
      <w:pPr>
        <w:tabs>
          <w:tab w:val="left" w:pos="-440"/>
        </w:tabs>
        <w:rPr>
          <w:sz w:val="24"/>
          <w:szCs w:val="24"/>
        </w:rPr>
      </w:pPr>
    </w:p>
    <w:p w14:paraId="2D70EE82" w14:textId="26D64797" w:rsidR="001B5588" w:rsidRDefault="001B5588">
      <w:pPr>
        <w:tabs>
          <w:tab w:val="left" w:pos="-440"/>
        </w:tabs>
        <w:rPr>
          <w:sz w:val="24"/>
          <w:szCs w:val="24"/>
        </w:rPr>
      </w:pPr>
      <w:r>
        <w:rPr>
          <w:sz w:val="24"/>
          <w:szCs w:val="24"/>
        </w:rPr>
        <w:lastRenderedPageBreak/>
        <w:t>MY PROFILE:</w:t>
      </w:r>
    </w:p>
    <w:p w14:paraId="4ED10D56" w14:textId="77777777" w:rsidR="001B5588" w:rsidRPr="001B5588" w:rsidRDefault="001B5588" w:rsidP="001B5588">
      <w:pPr>
        <w:tabs>
          <w:tab w:val="left" w:pos="-440"/>
        </w:tabs>
        <w:rPr>
          <w:sz w:val="24"/>
          <w:szCs w:val="24"/>
        </w:rPr>
      </w:pPr>
      <w:r w:rsidRPr="001B5588">
        <w:rPr>
          <w:sz w:val="24"/>
          <w:szCs w:val="24"/>
        </w:rPr>
        <w:t>Prince Kwakuvi Amaglo is a dynamic figure in the Ghanaian multimedia landscape, recognized for his multifaceted contributions as an entrepreneur, television producer, author, and philanthropist. As the visionary executive director of Atsu Prince A. Multimedia, he has established himself as a professional broadcaster and production manager, collaborating with esteemed media houses such as Sunshine TV, North Television Tamale, Mighty TV, and Main Gate TV.</w:t>
      </w:r>
    </w:p>
    <w:p w14:paraId="44F97D0D" w14:textId="77777777" w:rsidR="001B5588" w:rsidRPr="001B5588" w:rsidRDefault="001B5588" w:rsidP="001B5588">
      <w:pPr>
        <w:tabs>
          <w:tab w:val="left" w:pos="-440"/>
        </w:tabs>
        <w:rPr>
          <w:sz w:val="24"/>
          <w:szCs w:val="24"/>
        </w:rPr>
      </w:pPr>
    </w:p>
    <w:p w14:paraId="323F2946" w14:textId="77777777" w:rsidR="001B5588" w:rsidRPr="001B5588" w:rsidRDefault="001B5588" w:rsidP="001B5588">
      <w:pPr>
        <w:tabs>
          <w:tab w:val="left" w:pos="-440"/>
        </w:tabs>
        <w:rPr>
          <w:sz w:val="24"/>
          <w:szCs w:val="24"/>
        </w:rPr>
      </w:pPr>
      <w:r w:rsidRPr="001B5588">
        <w:rPr>
          <w:sz w:val="24"/>
          <w:szCs w:val="24"/>
        </w:rPr>
        <w:t>Prince's academic background is impressive, holding a diploma in broadcast journalism and media studies from Doxa Open University. He further advanced his education with a Master's in International Corporate Governance from Uni Athena University. His commitment to lifelong learning is evident through various certifications, including Humanitarian Management Essentials and AI Career Essentials. Currently, he is pursuing an Executive Diploma in Operations and Project Management, showcasing his dedication to personal and professional growth.</w:t>
      </w:r>
    </w:p>
    <w:p w14:paraId="3C1F3C32" w14:textId="77777777" w:rsidR="001B5588" w:rsidRPr="001B5588" w:rsidRDefault="001B5588" w:rsidP="001B5588">
      <w:pPr>
        <w:tabs>
          <w:tab w:val="left" w:pos="-440"/>
        </w:tabs>
        <w:rPr>
          <w:sz w:val="24"/>
          <w:szCs w:val="24"/>
        </w:rPr>
      </w:pPr>
    </w:p>
    <w:p w14:paraId="155514DF" w14:textId="77777777" w:rsidR="001B5588" w:rsidRPr="001B5588" w:rsidRDefault="001B5588" w:rsidP="001B5588">
      <w:pPr>
        <w:tabs>
          <w:tab w:val="left" w:pos="-440"/>
        </w:tabs>
        <w:rPr>
          <w:sz w:val="24"/>
          <w:szCs w:val="24"/>
        </w:rPr>
      </w:pPr>
      <w:r w:rsidRPr="001B5588">
        <w:rPr>
          <w:sz w:val="24"/>
          <w:szCs w:val="24"/>
        </w:rPr>
        <w:t>Beyond his professional endeavors, Prince is deeply committed to humanitarian efforts. He is the founder and CEO of THE JESUS HEART PROJECT, a foundation dedicated to uplifting the underprivileged in his community. His philanthropic work is a reflection of his Christian values, as he actively participates in the Sanctuary of Wind and Fire Assemblies of God Church Tamale, embodying the spirit of service and compassion.</w:t>
      </w:r>
    </w:p>
    <w:p w14:paraId="7C0E6628" w14:textId="77777777" w:rsidR="001B5588" w:rsidRPr="001B5588" w:rsidRDefault="001B5588" w:rsidP="001B5588">
      <w:pPr>
        <w:tabs>
          <w:tab w:val="left" w:pos="-440"/>
        </w:tabs>
        <w:rPr>
          <w:sz w:val="24"/>
          <w:szCs w:val="24"/>
        </w:rPr>
      </w:pPr>
    </w:p>
    <w:p w14:paraId="4F7200BF" w14:textId="77777777" w:rsidR="001B5588" w:rsidRPr="001B5588" w:rsidRDefault="001B5588" w:rsidP="001B5588">
      <w:pPr>
        <w:tabs>
          <w:tab w:val="left" w:pos="-440"/>
        </w:tabs>
        <w:rPr>
          <w:sz w:val="24"/>
          <w:szCs w:val="24"/>
        </w:rPr>
      </w:pPr>
      <w:r w:rsidRPr="001B5588">
        <w:rPr>
          <w:sz w:val="24"/>
          <w:szCs w:val="24"/>
        </w:rPr>
        <w:t xml:space="preserve">Prince is also an accomplished author, having penned the groundbreaking book "Church Media: The Art of Worship." In this work, he explores the intersection of media and faith, providing insights into the future of church communication and the vital role that media plays in worship. </w:t>
      </w:r>
    </w:p>
    <w:p w14:paraId="63936EBC" w14:textId="77777777" w:rsidR="001B5588" w:rsidRPr="001B5588" w:rsidRDefault="001B5588" w:rsidP="001B5588">
      <w:pPr>
        <w:tabs>
          <w:tab w:val="left" w:pos="-440"/>
        </w:tabs>
        <w:rPr>
          <w:sz w:val="24"/>
          <w:szCs w:val="24"/>
        </w:rPr>
      </w:pPr>
    </w:p>
    <w:p w14:paraId="2A0C09D9" w14:textId="77777777" w:rsidR="001B5588" w:rsidRPr="001B5588" w:rsidRDefault="001B5588" w:rsidP="001B5588">
      <w:pPr>
        <w:tabs>
          <w:tab w:val="left" w:pos="-440"/>
        </w:tabs>
        <w:rPr>
          <w:sz w:val="24"/>
          <w:szCs w:val="24"/>
        </w:rPr>
      </w:pPr>
      <w:r w:rsidRPr="001B5588">
        <w:rPr>
          <w:sz w:val="24"/>
          <w:szCs w:val="24"/>
        </w:rPr>
        <w:t xml:space="preserve">He was endorsed by FOYA, as Young Founder of the year and Young Start-up Company of the year under 30 years, in 2021 and 2022 organized in Kenya and was recognized and nominated for best graphic designer, pencil sketch drawing by the Ghana Youth Awards 2021 but took second position in such category in the country. </w:t>
      </w:r>
    </w:p>
    <w:p w14:paraId="2AE2A4B9" w14:textId="77777777" w:rsidR="001B5588" w:rsidRPr="001B5588" w:rsidRDefault="001B5588" w:rsidP="001B5588">
      <w:pPr>
        <w:tabs>
          <w:tab w:val="left" w:pos="-440"/>
        </w:tabs>
        <w:rPr>
          <w:sz w:val="24"/>
          <w:szCs w:val="24"/>
        </w:rPr>
      </w:pPr>
    </w:p>
    <w:p w14:paraId="63D57A96" w14:textId="53D60D58" w:rsidR="001B5588" w:rsidRDefault="001B5588" w:rsidP="001B5588">
      <w:pPr>
        <w:tabs>
          <w:tab w:val="left" w:pos="-440"/>
        </w:tabs>
        <w:rPr>
          <w:sz w:val="24"/>
          <w:szCs w:val="24"/>
        </w:rPr>
      </w:pPr>
      <w:r w:rsidRPr="001B5588">
        <w:rPr>
          <w:sz w:val="24"/>
          <w:szCs w:val="24"/>
        </w:rPr>
        <w:t>With his inspiring journey and diverse talents, Prince Kwakuvi Amaglo stands as a formidable force in both the media and humanitarian sectors. His work not only empowers others to harness their potential for positive change but also paves the way for innovative approaches to media in the context of faith and community service. Through his relentless pursuit of knowledge and commitment to giving back, Prince continues to make significant waves, inspiring many along the way.</w:t>
      </w:r>
    </w:p>
    <w:p w14:paraId="616930CC" w14:textId="77777777" w:rsidR="001B5588" w:rsidRDefault="001B5588" w:rsidP="001B5588">
      <w:pPr>
        <w:tabs>
          <w:tab w:val="left" w:pos="-440"/>
        </w:tabs>
        <w:rPr>
          <w:sz w:val="24"/>
          <w:szCs w:val="24"/>
        </w:rPr>
      </w:pPr>
    </w:p>
    <w:p w14:paraId="61DF73ED" w14:textId="77777777" w:rsidR="001B5588" w:rsidRDefault="001B5588" w:rsidP="001B5588">
      <w:pPr>
        <w:tabs>
          <w:tab w:val="left" w:pos="-440"/>
        </w:tabs>
        <w:rPr>
          <w:sz w:val="24"/>
          <w:szCs w:val="24"/>
        </w:rPr>
      </w:pPr>
    </w:p>
    <w:p w14:paraId="4BE52370" w14:textId="77777777" w:rsidR="001B5588" w:rsidRDefault="001B5588" w:rsidP="001B5588">
      <w:pPr>
        <w:tabs>
          <w:tab w:val="left" w:pos="-440"/>
        </w:tabs>
        <w:rPr>
          <w:sz w:val="24"/>
          <w:szCs w:val="24"/>
        </w:rPr>
      </w:pPr>
    </w:p>
    <w:p w14:paraId="3B5F8E51" w14:textId="77777777" w:rsidR="001B5588" w:rsidRDefault="001B5588" w:rsidP="001B5588">
      <w:pPr>
        <w:tabs>
          <w:tab w:val="left" w:pos="-440"/>
        </w:tabs>
        <w:rPr>
          <w:sz w:val="24"/>
          <w:szCs w:val="24"/>
        </w:rPr>
      </w:pPr>
    </w:p>
    <w:p w14:paraId="43DD71A7" w14:textId="77777777" w:rsidR="001B5588" w:rsidRDefault="001B5588" w:rsidP="001B5588">
      <w:pPr>
        <w:tabs>
          <w:tab w:val="left" w:pos="-440"/>
        </w:tabs>
        <w:rPr>
          <w:sz w:val="24"/>
          <w:szCs w:val="24"/>
        </w:rPr>
      </w:pPr>
    </w:p>
    <w:p w14:paraId="2AA42EF4" w14:textId="77777777" w:rsidR="001B5588" w:rsidRDefault="001B5588" w:rsidP="001B5588">
      <w:pPr>
        <w:tabs>
          <w:tab w:val="left" w:pos="-440"/>
        </w:tabs>
        <w:rPr>
          <w:sz w:val="24"/>
          <w:szCs w:val="24"/>
        </w:rPr>
      </w:pPr>
    </w:p>
    <w:p w14:paraId="51D880F2" w14:textId="77777777" w:rsidR="001B5588" w:rsidRDefault="001B5588" w:rsidP="001B5588">
      <w:pPr>
        <w:tabs>
          <w:tab w:val="left" w:pos="-440"/>
        </w:tabs>
        <w:rPr>
          <w:sz w:val="24"/>
          <w:szCs w:val="24"/>
        </w:rPr>
      </w:pPr>
    </w:p>
    <w:p w14:paraId="6027C2A5" w14:textId="77777777" w:rsidR="001B5588" w:rsidRDefault="001B5588" w:rsidP="001B5588">
      <w:pPr>
        <w:tabs>
          <w:tab w:val="left" w:pos="-440"/>
        </w:tabs>
        <w:rPr>
          <w:sz w:val="24"/>
          <w:szCs w:val="24"/>
        </w:rPr>
      </w:pPr>
    </w:p>
    <w:p w14:paraId="2644DE9A" w14:textId="77777777" w:rsidR="001B5588" w:rsidRDefault="001B5588" w:rsidP="001B5588">
      <w:pPr>
        <w:tabs>
          <w:tab w:val="left" w:pos="-440"/>
        </w:tabs>
        <w:rPr>
          <w:sz w:val="24"/>
          <w:szCs w:val="24"/>
        </w:rPr>
      </w:pPr>
    </w:p>
    <w:p w14:paraId="4F6779D5" w14:textId="77777777" w:rsidR="001B5588" w:rsidRDefault="001B5588" w:rsidP="001B5588">
      <w:pPr>
        <w:tabs>
          <w:tab w:val="left" w:pos="-440"/>
        </w:tabs>
        <w:rPr>
          <w:sz w:val="24"/>
          <w:szCs w:val="24"/>
        </w:rPr>
      </w:pPr>
    </w:p>
    <w:p w14:paraId="252970FF" w14:textId="77777777" w:rsidR="001B5588" w:rsidRDefault="001B5588" w:rsidP="001B5588">
      <w:pPr>
        <w:tabs>
          <w:tab w:val="left" w:pos="-440"/>
        </w:tabs>
        <w:rPr>
          <w:sz w:val="24"/>
          <w:szCs w:val="24"/>
        </w:rPr>
      </w:pPr>
    </w:p>
    <w:p w14:paraId="32390032" w14:textId="021DE04E" w:rsidR="001B5588" w:rsidRDefault="001B5588" w:rsidP="001B5588">
      <w:pPr>
        <w:tabs>
          <w:tab w:val="left" w:pos="-440"/>
        </w:tabs>
        <w:rPr>
          <w:sz w:val="24"/>
          <w:szCs w:val="24"/>
        </w:rPr>
      </w:pPr>
      <w:r>
        <w:rPr>
          <w:sz w:val="24"/>
          <w:szCs w:val="24"/>
        </w:rPr>
        <w:lastRenderedPageBreak/>
        <w:t>MY STORY AND A PROJECT:</w:t>
      </w:r>
    </w:p>
    <w:p w14:paraId="678F2B41" w14:textId="77777777" w:rsidR="001B5588" w:rsidRDefault="001B5588" w:rsidP="001B5588">
      <w:pPr>
        <w:tabs>
          <w:tab w:val="left" w:pos="-440"/>
        </w:tabs>
        <w:rPr>
          <w:sz w:val="24"/>
          <w:szCs w:val="24"/>
        </w:rPr>
      </w:pPr>
    </w:p>
    <w:p w14:paraId="73322661" w14:textId="77777777" w:rsidR="001B5588" w:rsidRPr="001B5588" w:rsidRDefault="001B5588" w:rsidP="001B5588">
      <w:pPr>
        <w:tabs>
          <w:tab w:val="left" w:pos="-440"/>
        </w:tabs>
        <w:rPr>
          <w:sz w:val="24"/>
          <w:szCs w:val="24"/>
        </w:rPr>
      </w:pPr>
      <w:r w:rsidRPr="001B5588">
        <w:rPr>
          <w:sz w:val="24"/>
          <w:szCs w:val="24"/>
        </w:rPr>
        <w:t>As a humanitarian, I am deeply passionate about making a positive impact in the lives of others, particularly in vulnerable communities. Currently serving as the founder of The Jesus Heart Project, I have dedicated my career to advancing humanitarian causes and addressing social inequalities.</w:t>
      </w:r>
    </w:p>
    <w:p w14:paraId="65F74754" w14:textId="77777777" w:rsidR="001B5588" w:rsidRPr="001B5588" w:rsidRDefault="001B5588" w:rsidP="001B5588">
      <w:pPr>
        <w:tabs>
          <w:tab w:val="left" w:pos="-440"/>
        </w:tabs>
        <w:rPr>
          <w:sz w:val="24"/>
          <w:szCs w:val="24"/>
        </w:rPr>
      </w:pPr>
    </w:p>
    <w:p w14:paraId="5A785787" w14:textId="77777777" w:rsidR="001B5588" w:rsidRPr="001B5588" w:rsidRDefault="001B5588" w:rsidP="001B5588">
      <w:pPr>
        <w:tabs>
          <w:tab w:val="left" w:pos="-440"/>
        </w:tabs>
        <w:rPr>
          <w:sz w:val="24"/>
          <w:szCs w:val="24"/>
        </w:rPr>
      </w:pPr>
      <w:r w:rsidRPr="001B5588">
        <w:rPr>
          <w:sz w:val="24"/>
          <w:szCs w:val="24"/>
        </w:rPr>
        <w:t>Throughout my tenure, I have spearheaded numerous initiatives aimed at achieving Sustainable Development Goals (SDGs) in areas such as poverty alleviation, education, and healthcare. One of my proudest achievements includes leading a project that significantly provided access to food and good health for orphans in underserved regions, directly contributing to SDG 6.</w:t>
      </w:r>
    </w:p>
    <w:p w14:paraId="55C2B31A" w14:textId="77777777" w:rsidR="001B5588" w:rsidRPr="001B5588" w:rsidRDefault="001B5588" w:rsidP="001B5588">
      <w:pPr>
        <w:tabs>
          <w:tab w:val="left" w:pos="-440"/>
        </w:tabs>
        <w:rPr>
          <w:sz w:val="24"/>
          <w:szCs w:val="24"/>
        </w:rPr>
      </w:pPr>
    </w:p>
    <w:p w14:paraId="295DDD37" w14:textId="77777777" w:rsidR="001B5588" w:rsidRPr="001B5588" w:rsidRDefault="001B5588" w:rsidP="001B5588">
      <w:pPr>
        <w:tabs>
          <w:tab w:val="left" w:pos="-440"/>
        </w:tabs>
        <w:rPr>
          <w:sz w:val="24"/>
          <w:szCs w:val="24"/>
        </w:rPr>
      </w:pPr>
      <w:r w:rsidRPr="001B5588">
        <w:rPr>
          <w:sz w:val="24"/>
          <w:szCs w:val="24"/>
        </w:rPr>
        <w:t>I am also committed to empowering the youth, evident in our programs that promote education, healthcare, and economic opportunities young men and women in marginalized communities. Through strategic partnerships and innovative approaches, we have made strides in narrowing gender gaps and fostering inclusive societies.</w:t>
      </w:r>
    </w:p>
    <w:p w14:paraId="10FC489F" w14:textId="77777777" w:rsidR="001B5588" w:rsidRPr="001B5588" w:rsidRDefault="001B5588" w:rsidP="001B5588">
      <w:pPr>
        <w:tabs>
          <w:tab w:val="left" w:pos="-440"/>
        </w:tabs>
        <w:rPr>
          <w:sz w:val="24"/>
          <w:szCs w:val="24"/>
        </w:rPr>
      </w:pPr>
    </w:p>
    <w:p w14:paraId="397AB3BC" w14:textId="77777777" w:rsidR="001B5588" w:rsidRPr="001B5588" w:rsidRDefault="001B5588" w:rsidP="001B5588">
      <w:pPr>
        <w:tabs>
          <w:tab w:val="left" w:pos="-440"/>
        </w:tabs>
        <w:rPr>
          <w:sz w:val="24"/>
          <w:szCs w:val="24"/>
        </w:rPr>
      </w:pPr>
      <w:r w:rsidRPr="001B5588">
        <w:rPr>
          <w:sz w:val="24"/>
          <w:szCs w:val="24"/>
        </w:rPr>
        <w:t>As a lifelong learner, I continually seek opportunities to enhance my skills and knowledge in humanitarian work. Whether through capacity-building workshops, networking events, or academic pursuits, I strive to stay informed about best practices and emerging trends in the field.</w:t>
      </w:r>
    </w:p>
    <w:p w14:paraId="334E0113" w14:textId="77777777" w:rsidR="001B5588" w:rsidRPr="001B5588" w:rsidRDefault="001B5588" w:rsidP="001B5588">
      <w:pPr>
        <w:tabs>
          <w:tab w:val="left" w:pos="-440"/>
        </w:tabs>
        <w:rPr>
          <w:sz w:val="24"/>
          <w:szCs w:val="24"/>
        </w:rPr>
      </w:pPr>
    </w:p>
    <w:p w14:paraId="528BFE35" w14:textId="77777777" w:rsidR="001B5588" w:rsidRPr="001B5588" w:rsidRDefault="001B5588" w:rsidP="001B5588">
      <w:pPr>
        <w:tabs>
          <w:tab w:val="left" w:pos="-440"/>
        </w:tabs>
        <w:rPr>
          <w:sz w:val="24"/>
          <w:szCs w:val="24"/>
        </w:rPr>
      </w:pPr>
      <w:r w:rsidRPr="001B5588">
        <w:rPr>
          <w:sz w:val="24"/>
          <w:szCs w:val="24"/>
        </w:rPr>
        <w:t xml:space="preserve">Looking ahead, my aspirations extend beyond current achievements. I am determined to expand the reach and impact of our organization, reaching even more beneficiaries and driving sustainable change at both local and global levels. As the team prepares to embark on a project dubbed; Possibilities Empowerment Conference with People with Disabilities in May, </w:t>
      </w:r>
      <w:proofErr w:type="gramStart"/>
      <w:r w:rsidRPr="001B5588">
        <w:rPr>
          <w:sz w:val="24"/>
          <w:szCs w:val="24"/>
        </w:rPr>
        <w:t>By</w:t>
      </w:r>
      <w:proofErr w:type="gramEnd"/>
      <w:r w:rsidRPr="001B5588">
        <w:rPr>
          <w:sz w:val="24"/>
          <w:szCs w:val="24"/>
        </w:rPr>
        <w:t xml:space="preserve"> leveraging technology, fostering collaboration, and advocating for policy changes, I aim to contribute to a world where everyone, regardless of background or circumstance, has the opportunity to thrive and fulfill their potential.</w:t>
      </w:r>
    </w:p>
    <w:p w14:paraId="5FA41BF5" w14:textId="77777777" w:rsidR="001B5588" w:rsidRPr="001B5588" w:rsidRDefault="001B5588" w:rsidP="001B5588">
      <w:pPr>
        <w:tabs>
          <w:tab w:val="left" w:pos="-440"/>
        </w:tabs>
        <w:rPr>
          <w:sz w:val="24"/>
          <w:szCs w:val="24"/>
        </w:rPr>
      </w:pPr>
    </w:p>
    <w:p w14:paraId="35D164A4" w14:textId="77777777" w:rsidR="001B5588" w:rsidRPr="001B5588" w:rsidRDefault="001B5588" w:rsidP="001B5588">
      <w:pPr>
        <w:tabs>
          <w:tab w:val="left" w:pos="-440"/>
        </w:tabs>
        <w:rPr>
          <w:sz w:val="24"/>
          <w:szCs w:val="24"/>
        </w:rPr>
      </w:pPr>
      <w:r w:rsidRPr="001B5588">
        <w:rPr>
          <w:sz w:val="24"/>
          <w:szCs w:val="24"/>
        </w:rPr>
        <w:t>In essence, my journey as a humanitarian is driven by a profound sense of empathy, a commitment to social justice, and an unwavering belief in the inherent dignity and worth of every individual.</w:t>
      </w:r>
    </w:p>
    <w:p w14:paraId="3D0EAADD" w14:textId="77777777" w:rsidR="001B5588" w:rsidRPr="001B5588" w:rsidRDefault="001B5588" w:rsidP="001B5588">
      <w:pPr>
        <w:tabs>
          <w:tab w:val="left" w:pos="-440"/>
        </w:tabs>
        <w:rPr>
          <w:sz w:val="24"/>
          <w:szCs w:val="24"/>
        </w:rPr>
      </w:pPr>
    </w:p>
    <w:p w14:paraId="76BDBE78" w14:textId="77777777" w:rsidR="001B5588" w:rsidRPr="001B5588" w:rsidRDefault="001B5588" w:rsidP="001B5588">
      <w:pPr>
        <w:tabs>
          <w:tab w:val="left" w:pos="-440"/>
        </w:tabs>
        <w:rPr>
          <w:sz w:val="24"/>
          <w:szCs w:val="24"/>
        </w:rPr>
      </w:pPr>
    </w:p>
    <w:p w14:paraId="6840E7CB" w14:textId="77777777" w:rsidR="001B5588" w:rsidRPr="001B5588" w:rsidRDefault="001B5588" w:rsidP="001B5588">
      <w:pPr>
        <w:tabs>
          <w:tab w:val="left" w:pos="-440"/>
        </w:tabs>
        <w:rPr>
          <w:sz w:val="24"/>
          <w:szCs w:val="24"/>
        </w:rPr>
      </w:pPr>
    </w:p>
    <w:p w14:paraId="71D2CE20" w14:textId="77777777" w:rsidR="001B5588" w:rsidRDefault="001B5588" w:rsidP="001B5588">
      <w:pPr>
        <w:tabs>
          <w:tab w:val="left" w:pos="-440"/>
        </w:tabs>
        <w:rPr>
          <w:sz w:val="24"/>
          <w:szCs w:val="24"/>
        </w:rPr>
      </w:pPr>
    </w:p>
    <w:p w14:paraId="43DB5C51" w14:textId="77777777" w:rsidR="001B5588" w:rsidRDefault="001B5588" w:rsidP="001B5588">
      <w:pPr>
        <w:tabs>
          <w:tab w:val="left" w:pos="-440"/>
        </w:tabs>
        <w:rPr>
          <w:sz w:val="24"/>
          <w:szCs w:val="24"/>
        </w:rPr>
      </w:pPr>
    </w:p>
    <w:p w14:paraId="06BAC90F" w14:textId="77777777" w:rsidR="001B5588" w:rsidRDefault="001B5588" w:rsidP="001B5588">
      <w:pPr>
        <w:tabs>
          <w:tab w:val="left" w:pos="-440"/>
        </w:tabs>
        <w:rPr>
          <w:sz w:val="24"/>
          <w:szCs w:val="24"/>
        </w:rPr>
      </w:pPr>
    </w:p>
    <w:p w14:paraId="4FCD574B" w14:textId="77777777" w:rsidR="001B5588" w:rsidRDefault="001B5588" w:rsidP="001B5588">
      <w:pPr>
        <w:tabs>
          <w:tab w:val="left" w:pos="-440"/>
        </w:tabs>
        <w:rPr>
          <w:sz w:val="24"/>
          <w:szCs w:val="24"/>
        </w:rPr>
      </w:pPr>
    </w:p>
    <w:p w14:paraId="2FAEF32D" w14:textId="77777777" w:rsidR="001B5588" w:rsidRDefault="001B5588" w:rsidP="001B5588">
      <w:pPr>
        <w:tabs>
          <w:tab w:val="left" w:pos="-440"/>
        </w:tabs>
        <w:rPr>
          <w:sz w:val="24"/>
          <w:szCs w:val="24"/>
        </w:rPr>
      </w:pPr>
    </w:p>
    <w:p w14:paraId="3DEE03FC" w14:textId="77777777" w:rsidR="001B5588" w:rsidRDefault="001B5588" w:rsidP="001B5588">
      <w:pPr>
        <w:tabs>
          <w:tab w:val="left" w:pos="-440"/>
        </w:tabs>
        <w:rPr>
          <w:sz w:val="24"/>
          <w:szCs w:val="24"/>
        </w:rPr>
      </w:pPr>
    </w:p>
    <w:p w14:paraId="13C1B8B4" w14:textId="77777777" w:rsidR="001B5588" w:rsidRDefault="001B5588" w:rsidP="001B5588">
      <w:pPr>
        <w:tabs>
          <w:tab w:val="left" w:pos="-440"/>
        </w:tabs>
        <w:rPr>
          <w:sz w:val="24"/>
          <w:szCs w:val="24"/>
        </w:rPr>
      </w:pPr>
    </w:p>
    <w:p w14:paraId="2B2554ED" w14:textId="77777777" w:rsidR="001B5588" w:rsidRDefault="001B5588" w:rsidP="001B5588">
      <w:pPr>
        <w:tabs>
          <w:tab w:val="left" w:pos="-440"/>
        </w:tabs>
        <w:rPr>
          <w:sz w:val="24"/>
          <w:szCs w:val="24"/>
        </w:rPr>
      </w:pPr>
    </w:p>
    <w:p w14:paraId="43B8934F" w14:textId="77777777" w:rsidR="001B5588" w:rsidRDefault="001B5588" w:rsidP="001B5588">
      <w:pPr>
        <w:tabs>
          <w:tab w:val="left" w:pos="-440"/>
        </w:tabs>
        <w:rPr>
          <w:sz w:val="24"/>
          <w:szCs w:val="24"/>
        </w:rPr>
      </w:pPr>
    </w:p>
    <w:p w14:paraId="3B979033" w14:textId="77777777" w:rsidR="001B5588" w:rsidRDefault="001B5588" w:rsidP="001B5588">
      <w:pPr>
        <w:tabs>
          <w:tab w:val="left" w:pos="-440"/>
        </w:tabs>
        <w:rPr>
          <w:sz w:val="24"/>
          <w:szCs w:val="24"/>
        </w:rPr>
      </w:pPr>
    </w:p>
    <w:p w14:paraId="1C9931ED" w14:textId="77777777" w:rsidR="001B5588" w:rsidRDefault="001B5588" w:rsidP="001B5588">
      <w:pPr>
        <w:tabs>
          <w:tab w:val="left" w:pos="-440"/>
        </w:tabs>
        <w:rPr>
          <w:sz w:val="24"/>
          <w:szCs w:val="24"/>
        </w:rPr>
      </w:pPr>
    </w:p>
    <w:p w14:paraId="40E08617" w14:textId="77777777" w:rsidR="001B5588" w:rsidRDefault="001B5588" w:rsidP="001B5588">
      <w:pPr>
        <w:tabs>
          <w:tab w:val="left" w:pos="-440"/>
        </w:tabs>
        <w:rPr>
          <w:sz w:val="24"/>
          <w:szCs w:val="24"/>
        </w:rPr>
      </w:pPr>
    </w:p>
    <w:p w14:paraId="0993156D" w14:textId="77777777" w:rsidR="001B5588" w:rsidRDefault="001B5588" w:rsidP="001B5588">
      <w:pPr>
        <w:tabs>
          <w:tab w:val="left" w:pos="-440"/>
        </w:tabs>
        <w:rPr>
          <w:sz w:val="24"/>
          <w:szCs w:val="24"/>
        </w:rPr>
      </w:pPr>
    </w:p>
    <w:p w14:paraId="1D094DA9" w14:textId="00850164" w:rsidR="001B5588" w:rsidRPr="001B5588" w:rsidRDefault="001B5588" w:rsidP="001B5588">
      <w:pPr>
        <w:tabs>
          <w:tab w:val="left" w:pos="-440"/>
        </w:tabs>
        <w:rPr>
          <w:sz w:val="24"/>
          <w:szCs w:val="24"/>
        </w:rPr>
      </w:pPr>
      <w:r w:rsidRPr="001B5588">
        <w:rPr>
          <w:sz w:val="24"/>
          <w:szCs w:val="24"/>
        </w:rPr>
        <w:t xml:space="preserve">As a The Jesus Heart </w:t>
      </w:r>
      <w:proofErr w:type="gramStart"/>
      <w:r w:rsidRPr="001B5588">
        <w:rPr>
          <w:sz w:val="24"/>
          <w:szCs w:val="24"/>
        </w:rPr>
        <w:t>Project ,</w:t>
      </w:r>
      <w:proofErr w:type="gramEnd"/>
      <w:r w:rsidRPr="001B5588">
        <w:rPr>
          <w:sz w:val="24"/>
          <w:szCs w:val="24"/>
        </w:rPr>
        <w:t xml:space="preserve"> our rationale centers on addressing and mitigating human suffering across the globe. We are dedicated to tackling a myriad of crises, including natural disasters, armed conflicts, poverty, and health emergencies. Our primary goal is to provide urgent assistance, protection, and support to vulnerable populations, including homeless people, people with disabilities, kids with special needs, orphans, internally displaced persons, and marginalized communities.</w:t>
      </w:r>
    </w:p>
    <w:p w14:paraId="08F509FD" w14:textId="77777777" w:rsidR="001B5588" w:rsidRPr="001B5588" w:rsidRDefault="001B5588" w:rsidP="001B5588">
      <w:pPr>
        <w:tabs>
          <w:tab w:val="left" w:pos="-440"/>
        </w:tabs>
        <w:rPr>
          <w:sz w:val="24"/>
          <w:szCs w:val="24"/>
        </w:rPr>
      </w:pPr>
    </w:p>
    <w:p w14:paraId="3B8CEE3A" w14:textId="77777777" w:rsidR="001B5588" w:rsidRPr="001B5588" w:rsidRDefault="001B5588" w:rsidP="001B5588">
      <w:pPr>
        <w:tabs>
          <w:tab w:val="left" w:pos="-440"/>
        </w:tabs>
        <w:rPr>
          <w:sz w:val="24"/>
          <w:szCs w:val="24"/>
        </w:rPr>
      </w:pPr>
      <w:r w:rsidRPr="001B5588">
        <w:rPr>
          <w:sz w:val="24"/>
          <w:szCs w:val="24"/>
        </w:rPr>
        <w:t>At the heart of our mission lies the imperative to respond swiftly and effectively to emergencies, offering lifesaving aid such as food, water, shelter, and medical care. We recognize that many of the world's most pressing issues, from poverty to conflict, stem from systemic inequalities and lack of access to essential resources. Therefore, our organization also focuses on implementing sustainable development programs aimed at poverty alleviation, education, healthcare, and access to clean water and sanitation facilities.</w:t>
      </w:r>
    </w:p>
    <w:p w14:paraId="289BED34" w14:textId="77777777" w:rsidR="001B5588" w:rsidRPr="001B5588" w:rsidRDefault="001B5588" w:rsidP="001B5588">
      <w:pPr>
        <w:tabs>
          <w:tab w:val="left" w:pos="-440"/>
        </w:tabs>
        <w:rPr>
          <w:sz w:val="24"/>
          <w:szCs w:val="24"/>
        </w:rPr>
      </w:pPr>
    </w:p>
    <w:p w14:paraId="00E7BE55" w14:textId="77777777" w:rsidR="001B5588" w:rsidRPr="001B5588" w:rsidRDefault="001B5588" w:rsidP="001B5588">
      <w:pPr>
        <w:tabs>
          <w:tab w:val="left" w:pos="-440"/>
        </w:tabs>
        <w:rPr>
          <w:sz w:val="24"/>
          <w:szCs w:val="24"/>
        </w:rPr>
      </w:pPr>
      <w:r w:rsidRPr="001B5588">
        <w:rPr>
          <w:sz w:val="24"/>
          <w:szCs w:val="24"/>
        </w:rPr>
        <w:t xml:space="preserve">Moreover, we plan to advocate for the protection of human rights and provide support to victims of violence, discrimination, and exploitation, particularly vulnerable groups such as women, children, and minorities when we're fully established. Additionally, we offer assistance and </w:t>
      </w:r>
      <w:proofErr w:type="gramStart"/>
      <w:r w:rsidRPr="001B5588">
        <w:rPr>
          <w:sz w:val="24"/>
          <w:szCs w:val="24"/>
        </w:rPr>
        <w:t>advocacy  services</w:t>
      </w:r>
      <w:proofErr w:type="gramEnd"/>
      <w:r w:rsidRPr="001B5588">
        <w:rPr>
          <w:sz w:val="24"/>
          <w:szCs w:val="24"/>
        </w:rPr>
        <w:t>.</w:t>
      </w:r>
    </w:p>
    <w:p w14:paraId="557D7F92" w14:textId="77777777" w:rsidR="001B5588" w:rsidRPr="001B5588" w:rsidRDefault="001B5588" w:rsidP="001B5588">
      <w:pPr>
        <w:tabs>
          <w:tab w:val="left" w:pos="-440"/>
        </w:tabs>
        <w:rPr>
          <w:sz w:val="24"/>
          <w:szCs w:val="24"/>
        </w:rPr>
      </w:pPr>
    </w:p>
    <w:p w14:paraId="4A93E2D3" w14:textId="77777777" w:rsidR="001B5588" w:rsidRPr="001B5588" w:rsidRDefault="001B5588" w:rsidP="001B5588">
      <w:pPr>
        <w:tabs>
          <w:tab w:val="left" w:pos="-440"/>
        </w:tabs>
        <w:rPr>
          <w:sz w:val="24"/>
          <w:szCs w:val="24"/>
        </w:rPr>
      </w:pPr>
      <w:r w:rsidRPr="001B5588">
        <w:rPr>
          <w:sz w:val="24"/>
          <w:szCs w:val="24"/>
        </w:rPr>
        <w:t>Our organization is committed to strengthening healthcare systems in deprived areas, providing medical care, vaccinations, and disease prevention initiatives to improve health outcomes and prevent epidemics.</w:t>
      </w:r>
    </w:p>
    <w:p w14:paraId="26719557" w14:textId="77777777" w:rsidR="001B5588" w:rsidRPr="001B5588" w:rsidRDefault="001B5588" w:rsidP="001B5588">
      <w:pPr>
        <w:tabs>
          <w:tab w:val="left" w:pos="-440"/>
        </w:tabs>
        <w:rPr>
          <w:sz w:val="24"/>
          <w:szCs w:val="24"/>
        </w:rPr>
      </w:pPr>
    </w:p>
    <w:p w14:paraId="6E7AF887" w14:textId="77777777" w:rsidR="001B5588" w:rsidRPr="001B5588" w:rsidRDefault="001B5588" w:rsidP="001B5588">
      <w:pPr>
        <w:tabs>
          <w:tab w:val="left" w:pos="-440"/>
        </w:tabs>
        <w:rPr>
          <w:sz w:val="24"/>
          <w:szCs w:val="24"/>
        </w:rPr>
      </w:pPr>
      <w:r w:rsidRPr="001B5588">
        <w:rPr>
          <w:sz w:val="24"/>
          <w:szCs w:val="24"/>
        </w:rPr>
        <w:t>In essence, our work is grounded in the belief that every individual deserves to live a life of dignity, security, and opportunity. By addressing the root causes of suffering and empowering communities to build resilience, we strive to create a more equitable and compassionate world for all.</w:t>
      </w:r>
    </w:p>
    <w:p w14:paraId="7E9D4FA5" w14:textId="77777777" w:rsidR="001B5588" w:rsidRPr="001B5588" w:rsidRDefault="001B5588" w:rsidP="001B5588">
      <w:pPr>
        <w:tabs>
          <w:tab w:val="left" w:pos="-440"/>
        </w:tabs>
        <w:rPr>
          <w:sz w:val="24"/>
          <w:szCs w:val="24"/>
        </w:rPr>
      </w:pPr>
    </w:p>
    <w:p w14:paraId="74056FD7" w14:textId="77777777" w:rsidR="001B5588" w:rsidRPr="001B5588" w:rsidRDefault="001B5588" w:rsidP="001B5588">
      <w:pPr>
        <w:tabs>
          <w:tab w:val="left" w:pos="-440"/>
        </w:tabs>
        <w:rPr>
          <w:sz w:val="24"/>
          <w:szCs w:val="24"/>
        </w:rPr>
      </w:pPr>
    </w:p>
    <w:p w14:paraId="0FA07189" w14:textId="77777777" w:rsidR="001B5588" w:rsidRPr="001B5588" w:rsidRDefault="001B5588" w:rsidP="001B5588">
      <w:pPr>
        <w:tabs>
          <w:tab w:val="left" w:pos="-440"/>
        </w:tabs>
        <w:rPr>
          <w:sz w:val="24"/>
          <w:szCs w:val="24"/>
        </w:rPr>
      </w:pPr>
      <w:r w:rsidRPr="001B5588">
        <w:rPr>
          <w:sz w:val="24"/>
          <w:szCs w:val="24"/>
        </w:rPr>
        <w:t>With a budget of $50,000 for our humanitarian activity, our expenditure plan is designed to maximize impact and address the most pressing needs of the communities we serve. Here's a detailed breakdown of how we intend to allocate the funds:</w:t>
      </w:r>
    </w:p>
    <w:p w14:paraId="193053F0" w14:textId="77777777" w:rsidR="001B5588" w:rsidRPr="001B5588" w:rsidRDefault="001B5588" w:rsidP="001B5588">
      <w:pPr>
        <w:tabs>
          <w:tab w:val="left" w:pos="-440"/>
        </w:tabs>
        <w:rPr>
          <w:sz w:val="24"/>
          <w:szCs w:val="24"/>
        </w:rPr>
      </w:pPr>
    </w:p>
    <w:p w14:paraId="6E10D662" w14:textId="77777777" w:rsidR="001B5588" w:rsidRPr="001B5588" w:rsidRDefault="001B5588" w:rsidP="001B5588">
      <w:pPr>
        <w:tabs>
          <w:tab w:val="left" w:pos="-440"/>
        </w:tabs>
        <w:rPr>
          <w:sz w:val="24"/>
          <w:szCs w:val="24"/>
        </w:rPr>
      </w:pPr>
      <w:r w:rsidRPr="001B5588">
        <w:rPr>
          <w:sz w:val="24"/>
          <w:szCs w:val="24"/>
        </w:rPr>
        <w:t>1. Emergency Relief Supplies ($20,000): We will allocate a significant portion of the budget towards purchasing emergency relief supplies such as food, water, shelter materials, and medical supplies. These resources are crucial for providing immediate assistance to populations affected by natural disasters, conflicts, or other emergencies.</w:t>
      </w:r>
    </w:p>
    <w:p w14:paraId="16FD5049" w14:textId="77777777" w:rsidR="001B5588" w:rsidRPr="001B5588" w:rsidRDefault="001B5588" w:rsidP="001B5588">
      <w:pPr>
        <w:tabs>
          <w:tab w:val="left" w:pos="-440"/>
        </w:tabs>
        <w:rPr>
          <w:sz w:val="24"/>
          <w:szCs w:val="24"/>
        </w:rPr>
      </w:pPr>
    </w:p>
    <w:p w14:paraId="0EFDBC8A" w14:textId="77777777" w:rsidR="001B5588" w:rsidRPr="001B5588" w:rsidRDefault="001B5588" w:rsidP="001B5588">
      <w:pPr>
        <w:tabs>
          <w:tab w:val="left" w:pos="-440"/>
        </w:tabs>
        <w:rPr>
          <w:sz w:val="24"/>
          <w:szCs w:val="24"/>
        </w:rPr>
      </w:pPr>
      <w:r w:rsidRPr="001B5588">
        <w:rPr>
          <w:sz w:val="24"/>
          <w:szCs w:val="24"/>
        </w:rPr>
        <w:t>2. Healthcare Services ($10,000): A portion of the funds will be allocated to support healthcare services, including medical clinics, mobile health teams, and vaccinations. This will help improve access to healthcare for vulnerable populations, especially in remote or underserved areas.</w:t>
      </w:r>
    </w:p>
    <w:p w14:paraId="3736C091" w14:textId="77777777" w:rsidR="001B5588" w:rsidRPr="001B5588" w:rsidRDefault="001B5588" w:rsidP="001B5588">
      <w:pPr>
        <w:tabs>
          <w:tab w:val="left" w:pos="-440"/>
        </w:tabs>
        <w:rPr>
          <w:sz w:val="24"/>
          <w:szCs w:val="24"/>
        </w:rPr>
      </w:pPr>
    </w:p>
    <w:p w14:paraId="4A864AA0" w14:textId="77777777" w:rsidR="001B5588" w:rsidRPr="001B5588" w:rsidRDefault="001B5588" w:rsidP="001B5588">
      <w:pPr>
        <w:tabs>
          <w:tab w:val="left" w:pos="-440"/>
        </w:tabs>
        <w:rPr>
          <w:sz w:val="24"/>
          <w:szCs w:val="24"/>
        </w:rPr>
      </w:pPr>
      <w:r w:rsidRPr="001B5588">
        <w:rPr>
          <w:sz w:val="24"/>
          <w:szCs w:val="24"/>
        </w:rPr>
        <w:t>3. Livelihood Support ($8,000): We plan to invest in livelihood support programs that empower communities to generate income and become more self-reliant. This may include vocational training, small business grants, or agricultural support initiatives aimed at enhancing economic opportunities and resilience.</w:t>
      </w:r>
    </w:p>
    <w:p w14:paraId="1CE9AEB3" w14:textId="77777777" w:rsidR="001B5588" w:rsidRPr="001B5588" w:rsidRDefault="001B5588" w:rsidP="001B5588">
      <w:pPr>
        <w:tabs>
          <w:tab w:val="left" w:pos="-440"/>
        </w:tabs>
        <w:rPr>
          <w:sz w:val="24"/>
          <w:szCs w:val="24"/>
        </w:rPr>
      </w:pPr>
    </w:p>
    <w:p w14:paraId="4BDFC2F2" w14:textId="77777777" w:rsidR="001B5588" w:rsidRPr="001B5588" w:rsidRDefault="001B5588" w:rsidP="001B5588">
      <w:pPr>
        <w:tabs>
          <w:tab w:val="left" w:pos="-440"/>
        </w:tabs>
        <w:rPr>
          <w:sz w:val="24"/>
          <w:szCs w:val="24"/>
        </w:rPr>
      </w:pPr>
      <w:r w:rsidRPr="001B5588">
        <w:rPr>
          <w:sz w:val="24"/>
          <w:szCs w:val="24"/>
        </w:rPr>
        <w:lastRenderedPageBreak/>
        <w:t>4. Education and Capacity Building ($5,000): We will dedicate funds to education and capacity-building initiatives, such as school supplies, teacher training, and community workshops. Education is essential for empowering individuals, promoting social cohesion, and building resilience in the face of adversity.</w:t>
      </w:r>
    </w:p>
    <w:p w14:paraId="6246A769" w14:textId="77777777" w:rsidR="001B5588" w:rsidRPr="001B5588" w:rsidRDefault="001B5588" w:rsidP="001B5588">
      <w:pPr>
        <w:tabs>
          <w:tab w:val="left" w:pos="-440"/>
        </w:tabs>
        <w:rPr>
          <w:sz w:val="24"/>
          <w:szCs w:val="24"/>
        </w:rPr>
      </w:pPr>
    </w:p>
    <w:p w14:paraId="4B915DC1" w14:textId="77777777" w:rsidR="001B5588" w:rsidRPr="001B5588" w:rsidRDefault="001B5588" w:rsidP="001B5588">
      <w:pPr>
        <w:tabs>
          <w:tab w:val="left" w:pos="-440"/>
        </w:tabs>
        <w:rPr>
          <w:sz w:val="24"/>
          <w:szCs w:val="24"/>
        </w:rPr>
      </w:pPr>
      <w:r w:rsidRPr="001B5588">
        <w:rPr>
          <w:sz w:val="24"/>
          <w:szCs w:val="24"/>
        </w:rPr>
        <w:t>5. Logistics and Operational Costs ($5,000): A portion of the budget will cover logistics and operational costs, including transportation, communication, and staff salaries. These expenses are necessary for ensuring efficient delivery of aid and effective coordination of humanitarian activities.</w:t>
      </w:r>
    </w:p>
    <w:p w14:paraId="22C6A38F" w14:textId="77777777" w:rsidR="001B5588" w:rsidRPr="001B5588" w:rsidRDefault="001B5588" w:rsidP="001B5588">
      <w:pPr>
        <w:tabs>
          <w:tab w:val="left" w:pos="-440"/>
        </w:tabs>
        <w:rPr>
          <w:sz w:val="24"/>
          <w:szCs w:val="24"/>
        </w:rPr>
      </w:pPr>
    </w:p>
    <w:p w14:paraId="67F842DD" w14:textId="397D74C0" w:rsidR="001B5588" w:rsidRPr="00095082" w:rsidRDefault="001B5588" w:rsidP="001B5588">
      <w:pPr>
        <w:tabs>
          <w:tab w:val="left" w:pos="-440"/>
        </w:tabs>
        <w:rPr>
          <w:sz w:val="24"/>
          <w:szCs w:val="24"/>
        </w:rPr>
      </w:pPr>
      <w:r w:rsidRPr="001B5588">
        <w:rPr>
          <w:sz w:val="24"/>
          <w:szCs w:val="24"/>
        </w:rPr>
        <w:t>By strategically allocating our resources across these key areas, we aim to make a meaningful and sustainable impact on the lives of those affected by crises, while also fostering long-term resilience and community empowerment.</w:t>
      </w:r>
    </w:p>
    <w:sectPr w:rsidR="001B5588" w:rsidRPr="00095082">
      <w:headerReference w:type="default" r:id="rId1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C772F" w14:textId="77777777" w:rsidR="006F63B4" w:rsidRDefault="006F63B4">
      <w:r>
        <w:separator/>
      </w:r>
    </w:p>
  </w:endnote>
  <w:endnote w:type="continuationSeparator" w:id="0">
    <w:p w14:paraId="2AA4FD29" w14:textId="77777777" w:rsidR="006F63B4" w:rsidRDefault="006F6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94628" w14:textId="77777777" w:rsidR="006F63B4" w:rsidRDefault="006F63B4">
      <w:r>
        <w:separator/>
      </w:r>
    </w:p>
  </w:footnote>
  <w:footnote w:type="continuationSeparator" w:id="0">
    <w:p w14:paraId="764D39DA" w14:textId="77777777" w:rsidR="006F63B4" w:rsidRDefault="006F6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73F5" w14:textId="77777777" w:rsidR="006E35BA" w:rsidRDefault="00035815">
    <w:pPr>
      <w:pStyle w:val="Header"/>
    </w:pPr>
    <w:r>
      <w:rPr>
        <w:noProof/>
      </w:rPr>
      <w:drawing>
        <wp:anchor distT="0" distB="0" distL="114300" distR="114300" simplePos="0" relativeHeight="251659264" behindDoc="1" locked="0" layoutInCell="1" allowOverlap="1" wp14:anchorId="74BC172B" wp14:editId="6ED1BE23">
          <wp:simplePos x="0" y="0"/>
          <wp:positionH relativeFrom="margin">
            <wp:align>center</wp:align>
          </wp:positionH>
          <wp:positionV relativeFrom="margin">
            <wp:align>center</wp:align>
          </wp:positionV>
          <wp:extent cx="5274310" cy="4770755"/>
          <wp:effectExtent l="0" t="0" r="2540" b="10795"/>
          <wp:wrapNone/>
          <wp:docPr id="3" name="WordPictureWatermark39367" descr="THE JESUS HEART PROJEC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39367" descr="THE JESUS HEART PROJECT 1.png"/>
                  <pic:cNvPicPr>
                    <a:picLocks noChangeAspect="1"/>
                  </pic:cNvPicPr>
                </pic:nvPicPr>
                <pic:blipFill>
                  <a:blip r:embed="rId1">
                    <a:lum bright="69998" contrast="-70001"/>
                  </a:blip>
                  <a:stretch>
                    <a:fillRect/>
                  </a:stretch>
                </pic:blipFill>
                <pic:spPr>
                  <a:xfrm>
                    <a:off x="0" y="0"/>
                    <a:ext cx="5274310" cy="477075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705"/>
    <w:multiLevelType w:val="hybridMultilevel"/>
    <w:tmpl w:val="C6E86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91216"/>
    <w:multiLevelType w:val="multilevel"/>
    <w:tmpl w:val="05D9121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6C3F04"/>
    <w:multiLevelType w:val="multilevel"/>
    <w:tmpl w:val="0BF0655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E6F5CDF"/>
    <w:multiLevelType w:val="multilevel"/>
    <w:tmpl w:val="4B96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A6AF0"/>
    <w:multiLevelType w:val="multilevel"/>
    <w:tmpl w:val="10FA6A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7960734"/>
    <w:multiLevelType w:val="multilevel"/>
    <w:tmpl w:val="0BF0655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B6104F1"/>
    <w:multiLevelType w:val="multilevel"/>
    <w:tmpl w:val="0BF0655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121337"/>
    <w:multiLevelType w:val="multilevel"/>
    <w:tmpl w:val="AAF2B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02958"/>
    <w:multiLevelType w:val="multilevel"/>
    <w:tmpl w:val="269029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B2F6938"/>
    <w:multiLevelType w:val="hybridMultilevel"/>
    <w:tmpl w:val="8A8C9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921F7"/>
    <w:multiLevelType w:val="hybridMultilevel"/>
    <w:tmpl w:val="937ECB28"/>
    <w:lvl w:ilvl="0" w:tplc="04090001">
      <w:start w:val="1"/>
      <w:numFmt w:val="bullet"/>
      <w:lvlText w:val=""/>
      <w:lvlJc w:val="left"/>
      <w:pPr>
        <w:ind w:left="720" w:hanging="360"/>
      </w:pPr>
      <w:rPr>
        <w:rFonts w:ascii="Symbol" w:hAnsi="Symbol" w:hint="default"/>
      </w:rPr>
    </w:lvl>
    <w:lvl w:ilvl="1" w:tplc="6FEC2F9C">
      <w:start w:val="5"/>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996500"/>
    <w:multiLevelType w:val="hybridMultilevel"/>
    <w:tmpl w:val="E1E6F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C86790"/>
    <w:multiLevelType w:val="multilevel"/>
    <w:tmpl w:val="3DC8679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ED36509"/>
    <w:multiLevelType w:val="hybridMultilevel"/>
    <w:tmpl w:val="D14E5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6675A"/>
    <w:multiLevelType w:val="multilevel"/>
    <w:tmpl w:val="4F4A5D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1F46255"/>
    <w:multiLevelType w:val="hybridMultilevel"/>
    <w:tmpl w:val="3F24C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830BEF"/>
    <w:multiLevelType w:val="multilevel"/>
    <w:tmpl w:val="0BA65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E4FF0"/>
    <w:multiLevelType w:val="hybridMultilevel"/>
    <w:tmpl w:val="C1B4A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AE28A8"/>
    <w:multiLevelType w:val="multilevel"/>
    <w:tmpl w:val="4F4A5D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57E7D93"/>
    <w:multiLevelType w:val="multilevel"/>
    <w:tmpl w:val="557E7D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DD86C6D"/>
    <w:multiLevelType w:val="multilevel"/>
    <w:tmpl w:val="5DD86C6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14C7363"/>
    <w:multiLevelType w:val="hybridMultilevel"/>
    <w:tmpl w:val="E0E66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997096"/>
    <w:multiLevelType w:val="hybridMultilevel"/>
    <w:tmpl w:val="0DB8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0F4468"/>
    <w:multiLevelType w:val="hybridMultilevel"/>
    <w:tmpl w:val="15BC5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480E35"/>
    <w:multiLevelType w:val="multilevel"/>
    <w:tmpl w:val="6A480E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FF96EE8"/>
    <w:multiLevelType w:val="hybridMultilevel"/>
    <w:tmpl w:val="E3828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881874"/>
    <w:multiLevelType w:val="multilevel"/>
    <w:tmpl w:val="7D8818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FDD09EC"/>
    <w:multiLevelType w:val="multilevel"/>
    <w:tmpl w:val="0BF0655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FED7098"/>
    <w:multiLevelType w:val="multilevel"/>
    <w:tmpl w:val="8B70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33232078">
    <w:abstractNumId w:val="12"/>
  </w:num>
  <w:num w:numId="2" w16cid:durableId="1767775263">
    <w:abstractNumId w:val="19"/>
  </w:num>
  <w:num w:numId="3" w16cid:durableId="683243412">
    <w:abstractNumId w:val="4"/>
  </w:num>
  <w:num w:numId="4" w16cid:durableId="1425035657">
    <w:abstractNumId w:val="8"/>
  </w:num>
  <w:num w:numId="5" w16cid:durableId="868641846">
    <w:abstractNumId w:val="24"/>
  </w:num>
  <w:num w:numId="6" w16cid:durableId="2028019595">
    <w:abstractNumId w:val="1"/>
  </w:num>
  <w:num w:numId="7" w16cid:durableId="420683382">
    <w:abstractNumId w:val="20"/>
  </w:num>
  <w:num w:numId="8" w16cid:durableId="1310789612">
    <w:abstractNumId w:val="26"/>
  </w:num>
  <w:num w:numId="9" w16cid:durableId="2098554824">
    <w:abstractNumId w:val="5"/>
  </w:num>
  <w:num w:numId="10" w16cid:durableId="1440639274">
    <w:abstractNumId w:val="22"/>
  </w:num>
  <w:num w:numId="11" w16cid:durableId="905649860">
    <w:abstractNumId w:val="9"/>
  </w:num>
  <w:num w:numId="12" w16cid:durableId="670566537">
    <w:abstractNumId w:val="15"/>
  </w:num>
  <w:num w:numId="13" w16cid:durableId="1575048240">
    <w:abstractNumId w:val="21"/>
  </w:num>
  <w:num w:numId="14" w16cid:durableId="1415393165">
    <w:abstractNumId w:val="0"/>
  </w:num>
  <w:num w:numId="15" w16cid:durableId="843546529">
    <w:abstractNumId w:val="7"/>
  </w:num>
  <w:num w:numId="16" w16cid:durableId="374356974">
    <w:abstractNumId w:val="3"/>
  </w:num>
  <w:num w:numId="17" w16cid:durableId="604506941">
    <w:abstractNumId w:val="28"/>
  </w:num>
  <w:num w:numId="18" w16cid:durableId="1878470025">
    <w:abstractNumId w:val="16"/>
  </w:num>
  <w:num w:numId="19" w16cid:durableId="13999829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9296123">
    <w:abstractNumId w:val="10"/>
  </w:num>
  <w:num w:numId="21" w16cid:durableId="1310525251">
    <w:abstractNumId w:val="13"/>
  </w:num>
  <w:num w:numId="22" w16cid:durableId="2117017343">
    <w:abstractNumId w:val="18"/>
  </w:num>
  <w:num w:numId="23" w16cid:durableId="1788810298">
    <w:abstractNumId w:val="11"/>
  </w:num>
  <w:num w:numId="24" w16cid:durableId="56172142">
    <w:abstractNumId w:val="2"/>
  </w:num>
  <w:num w:numId="25" w16cid:durableId="2036691190">
    <w:abstractNumId w:val="17"/>
  </w:num>
  <w:num w:numId="26" w16cid:durableId="334765668">
    <w:abstractNumId w:val="23"/>
  </w:num>
  <w:num w:numId="27" w16cid:durableId="946961477">
    <w:abstractNumId w:val="6"/>
  </w:num>
  <w:num w:numId="28" w16cid:durableId="1869441360">
    <w:abstractNumId w:val="27"/>
  </w:num>
  <w:num w:numId="29" w16cid:durableId="15437139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B576750"/>
    <w:rsid w:val="00035815"/>
    <w:rsid w:val="00046F70"/>
    <w:rsid w:val="00087C80"/>
    <w:rsid w:val="00095082"/>
    <w:rsid w:val="00183AD8"/>
    <w:rsid w:val="001B5588"/>
    <w:rsid w:val="001F6AC9"/>
    <w:rsid w:val="002A2D32"/>
    <w:rsid w:val="00532C43"/>
    <w:rsid w:val="00573D81"/>
    <w:rsid w:val="006E35BA"/>
    <w:rsid w:val="006F63B4"/>
    <w:rsid w:val="00811E4D"/>
    <w:rsid w:val="0081448A"/>
    <w:rsid w:val="008902A3"/>
    <w:rsid w:val="008E463D"/>
    <w:rsid w:val="00B63B7B"/>
    <w:rsid w:val="00BA6779"/>
    <w:rsid w:val="00D63B62"/>
    <w:rsid w:val="00D70420"/>
    <w:rsid w:val="00EB02DC"/>
    <w:rsid w:val="00F35140"/>
    <w:rsid w:val="0A037BC5"/>
    <w:rsid w:val="179852E9"/>
    <w:rsid w:val="1D6715CE"/>
    <w:rsid w:val="28287537"/>
    <w:rsid w:val="6B576750"/>
    <w:rsid w:val="7B932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4CF2EB"/>
  <w15:docId w15:val="{ED73D34D-45AE-6048-9D14-29BBF8293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qFormat="1"/>
    <w:lsdException w:name="caption" w:semiHidden="1" w:unhideWhenUsed="1" w:qFormat="1"/>
    <w:lsdException w:name="annotation reference" w:uiPriority="99"/>
    <w:lsdException w:name="Title" w:qFormat="1"/>
    <w:lsdException w:name="Default Paragraph Font" w:semiHidden="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095082"/>
    <w:pPr>
      <w:widowControl/>
      <w:autoSpaceDE/>
      <w:autoSpaceDN/>
      <w:spacing w:before="100" w:beforeAutospacing="1" w:after="100" w:afterAutospacing="1"/>
    </w:pPr>
    <w:rPr>
      <w:rFonts w:eastAsiaTheme="minorEastAsia"/>
      <w:sz w:val="24"/>
      <w:szCs w:val="24"/>
      <w:lang w:bidi="ar-SA"/>
    </w:rPr>
  </w:style>
  <w:style w:type="table" w:styleId="TableGrid">
    <w:name w:val="Table Grid"/>
    <w:basedOn w:val="TableNormal"/>
    <w:uiPriority w:val="39"/>
    <w:rsid w:val="00BA677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79"/>
    <w:rPr>
      <w:color w:val="0563C1" w:themeColor="hyperlink"/>
      <w:u w:val="single"/>
    </w:rPr>
  </w:style>
  <w:style w:type="paragraph" w:styleId="Revision">
    <w:name w:val="Revision"/>
    <w:hidden/>
    <w:uiPriority w:val="99"/>
    <w:semiHidden/>
    <w:rsid w:val="00BA6779"/>
    <w:rPr>
      <w:rFonts w:asciiTheme="minorHAnsi" w:eastAsiaTheme="minorHAnsi" w:hAnsiTheme="minorHAnsi" w:cstheme="minorBidi"/>
      <w:sz w:val="22"/>
      <w:szCs w:val="22"/>
    </w:rPr>
  </w:style>
  <w:style w:type="character" w:styleId="CommentReference">
    <w:name w:val="annotation reference"/>
    <w:basedOn w:val="DefaultParagraphFont"/>
    <w:uiPriority w:val="99"/>
    <w:unhideWhenUsed/>
    <w:rsid w:val="00BA6779"/>
    <w:rPr>
      <w:sz w:val="16"/>
      <w:szCs w:val="16"/>
    </w:rPr>
  </w:style>
  <w:style w:type="paragraph" w:styleId="CommentText">
    <w:name w:val="annotation text"/>
    <w:basedOn w:val="Normal"/>
    <w:link w:val="CommentTextChar"/>
    <w:uiPriority w:val="99"/>
    <w:unhideWhenUsed/>
    <w:rsid w:val="00BA6779"/>
    <w:pPr>
      <w:widowControl/>
      <w:autoSpaceDE/>
      <w:autoSpaceDN/>
      <w:spacing w:after="160"/>
    </w:pPr>
    <w:rPr>
      <w:rFonts w:asciiTheme="minorHAnsi" w:eastAsiaTheme="minorHAnsi" w:hAnsiTheme="minorHAnsi" w:cstheme="minorBidi"/>
      <w:sz w:val="20"/>
      <w:szCs w:val="20"/>
      <w:lang w:bidi="ar-SA"/>
    </w:rPr>
  </w:style>
  <w:style w:type="character" w:customStyle="1" w:styleId="CommentTextChar">
    <w:name w:val="Comment Text Char"/>
    <w:basedOn w:val="DefaultParagraphFont"/>
    <w:link w:val="CommentText"/>
    <w:uiPriority w:val="99"/>
    <w:rsid w:val="00BA6779"/>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unhideWhenUsed/>
    <w:rsid w:val="00BA6779"/>
    <w:rPr>
      <w:b/>
      <w:bCs/>
    </w:rPr>
  </w:style>
  <w:style w:type="character" w:customStyle="1" w:styleId="CommentSubjectChar">
    <w:name w:val="Comment Subject Char"/>
    <w:basedOn w:val="CommentTextChar"/>
    <w:link w:val="CommentSubject"/>
    <w:uiPriority w:val="99"/>
    <w:rsid w:val="00BA6779"/>
    <w:rPr>
      <w:rFonts w:asciiTheme="minorHAnsi" w:eastAsiaTheme="minorHAnsi" w:hAnsiTheme="minorHAnsi" w:cstheme="minorBidi"/>
      <w:b/>
      <w:bCs/>
    </w:rPr>
  </w:style>
  <w:style w:type="character" w:styleId="UnresolvedMention">
    <w:name w:val="Unresolved Mention"/>
    <w:basedOn w:val="DefaultParagraphFont"/>
    <w:uiPriority w:val="99"/>
    <w:semiHidden/>
    <w:unhideWhenUsed/>
    <w:rsid w:val="00BA6779"/>
    <w:rPr>
      <w:color w:val="605E5C"/>
      <w:shd w:val="clear" w:color="auto" w:fill="E1DFDD"/>
    </w:rPr>
  </w:style>
  <w:style w:type="character" w:customStyle="1" w:styleId="HeaderChar">
    <w:name w:val="Header Char"/>
    <w:basedOn w:val="DefaultParagraphFont"/>
    <w:link w:val="Header"/>
    <w:uiPriority w:val="99"/>
    <w:rsid w:val="00BA6779"/>
    <w:rPr>
      <w:rFonts w:eastAsia="Times New Roman"/>
      <w:sz w:val="18"/>
      <w:szCs w:val="18"/>
      <w:lang w:bidi="en-US"/>
    </w:rPr>
  </w:style>
  <w:style w:type="character" w:customStyle="1" w:styleId="FooterChar">
    <w:name w:val="Footer Char"/>
    <w:basedOn w:val="DefaultParagraphFont"/>
    <w:link w:val="Footer"/>
    <w:uiPriority w:val="99"/>
    <w:rsid w:val="00BA6779"/>
    <w:rPr>
      <w:rFonts w:eastAsia="Times New Roman"/>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chronicle.com.gh/feature-empowering-the-future-promoting-computer-literacy-among-young-girls-in-rural-ghan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chronicle.com.gh/feature-empowering-the-future-promoting-computer-literacy-among-young-girls-in-rural-ghan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thejesusproject77@gmail.com" TargetMode="External"/><Relationship Id="rId4" Type="http://schemas.openxmlformats.org/officeDocument/2006/relationships/settings" Target="settings.xml"/><Relationship Id="rId9" Type="http://schemas.openxmlformats.org/officeDocument/2006/relationships/hyperlink" Target="mailto:thejesusproject77@gmai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33</Pages>
  <Words>9106</Words>
  <Characters>51909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 P. A GROUPS</cp:lastModifiedBy>
  <cp:revision>10</cp:revision>
  <dcterms:created xsi:type="dcterms:W3CDTF">2026-06-03T21:25:00Z</dcterms:created>
  <dcterms:modified xsi:type="dcterms:W3CDTF">2026-06-08T20:35:00Z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ies>
</file>